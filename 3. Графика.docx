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F70" w:rsidRDefault="005A0F70" w:rsidP="005A0F70">
      <w:pPr>
        <w:rPr>
          <w:sz w:val="28"/>
          <w:szCs w:val="28"/>
        </w:rPr>
      </w:pPr>
      <w:r w:rsidRPr="009F2BB7">
        <w:rPr>
          <w:b/>
          <w:sz w:val="28"/>
          <w:szCs w:val="28"/>
          <w:u w:val="single"/>
        </w:rPr>
        <w:t xml:space="preserve">Задание </w:t>
      </w:r>
      <w:r w:rsidRPr="005A0F70">
        <w:rPr>
          <w:b/>
          <w:sz w:val="28"/>
          <w:szCs w:val="28"/>
          <w:u w:val="single"/>
        </w:rPr>
        <w:t>20</w:t>
      </w:r>
      <w:r w:rsidRPr="009F2BB7">
        <w:rPr>
          <w:b/>
          <w:sz w:val="28"/>
          <w:szCs w:val="28"/>
          <w:u w:val="single"/>
        </w:rPr>
        <w:t xml:space="preserve">. </w:t>
      </w:r>
      <w:r w:rsidRPr="009F2BB7">
        <w:rPr>
          <w:sz w:val="28"/>
          <w:szCs w:val="28"/>
        </w:rPr>
        <w:t xml:space="preserve"> </w:t>
      </w:r>
      <w:r w:rsidRPr="006729A2">
        <w:rPr>
          <w:sz w:val="28"/>
          <w:szCs w:val="28"/>
        </w:rPr>
        <w:t>Создайте схему по образцу</w:t>
      </w:r>
    </w:p>
    <w:p w:rsidR="005A0F70" w:rsidRDefault="005A0F70" w:rsidP="005A0F70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165100</wp:posOffset>
            </wp:positionV>
            <wp:extent cx="7022465" cy="2743200"/>
            <wp:effectExtent l="0" t="0" r="698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4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F70" w:rsidRDefault="005A0F70" w:rsidP="005A0F70"/>
    <w:p w:rsidR="005A0F70" w:rsidRDefault="005A0F70" w:rsidP="005A0F70"/>
    <w:p w:rsidR="005A0F70" w:rsidRDefault="005A0F70" w:rsidP="005A0F70"/>
    <w:p w:rsidR="005A0F70" w:rsidRDefault="005A0F70" w:rsidP="005A0F70"/>
    <w:p w:rsidR="005A0F70" w:rsidRDefault="005A0F70" w:rsidP="005A0F70"/>
    <w:p w:rsidR="005A0F70" w:rsidRPr="0082084B" w:rsidRDefault="005A0F70" w:rsidP="005A0F70"/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  <w:r w:rsidRPr="009F2BB7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2</w:t>
      </w:r>
      <w:r w:rsidRPr="005A0F70">
        <w:rPr>
          <w:b/>
          <w:sz w:val="28"/>
          <w:szCs w:val="28"/>
          <w:u w:val="single"/>
        </w:rPr>
        <w:t>1</w:t>
      </w:r>
      <w:r w:rsidRPr="009F2BB7">
        <w:rPr>
          <w:b/>
          <w:sz w:val="28"/>
          <w:szCs w:val="28"/>
          <w:u w:val="single"/>
        </w:rPr>
        <w:t xml:space="preserve">. </w:t>
      </w:r>
      <w:r w:rsidRPr="009F2BB7">
        <w:rPr>
          <w:sz w:val="28"/>
          <w:szCs w:val="28"/>
        </w:rPr>
        <w:t xml:space="preserve"> </w:t>
      </w:r>
      <w:r>
        <w:rPr>
          <w:sz w:val="28"/>
          <w:szCs w:val="28"/>
        </w:rPr>
        <w:t>Нарисуйте по образцу.</w:t>
      </w: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-586105</wp:posOffset>
            </wp:positionH>
            <wp:positionV relativeFrom="paragraph">
              <wp:posOffset>182880</wp:posOffset>
            </wp:positionV>
            <wp:extent cx="6893560" cy="4505325"/>
            <wp:effectExtent l="0" t="0" r="2540" b="95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56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>
      <w:pPr>
        <w:rPr>
          <w:b/>
          <w:sz w:val="28"/>
          <w:szCs w:val="28"/>
          <w:u w:val="single"/>
        </w:rPr>
      </w:pPr>
    </w:p>
    <w:p w:rsidR="005A0F70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894996" w:rsidRDefault="005A0F70" w:rsidP="005A0F70"/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894996" w:rsidRDefault="005A0F70" w:rsidP="005A0F70">
      <w:r w:rsidRPr="009F2BB7">
        <w:rPr>
          <w:b/>
          <w:sz w:val="28"/>
          <w:szCs w:val="28"/>
          <w:u w:val="single"/>
        </w:rPr>
        <w:t xml:space="preserve">Задание </w:t>
      </w:r>
      <w:r w:rsidRPr="005A0F70">
        <w:rPr>
          <w:b/>
          <w:sz w:val="28"/>
          <w:szCs w:val="28"/>
          <w:u w:val="single"/>
        </w:rPr>
        <w:t>22</w:t>
      </w:r>
      <w:r w:rsidRPr="009F2BB7">
        <w:rPr>
          <w:b/>
          <w:sz w:val="28"/>
          <w:szCs w:val="28"/>
          <w:u w:val="single"/>
        </w:rPr>
        <w:t xml:space="preserve">. </w:t>
      </w:r>
      <w:r w:rsidRPr="009F2BB7">
        <w:rPr>
          <w:sz w:val="28"/>
          <w:szCs w:val="28"/>
        </w:rPr>
        <w:t xml:space="preserve"> </w:t>
      </w:r>
      <w:r w:rsidRPr="00894996">
        <w:rPr>
          <w:rFonts w:eastAsia="Calibri"/>
          <w:sz w:val="28"/>
          <w:szCs w:val="28"/>
        </w:rPr>
        <w:t>Постройте черте детской площадки при торговом зале</w:t>
      </w: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89535</wp:posOffset>
            </wp:positionV>
            <wp:extent cx="5419725" cy="3486150"/>
            <wp:effectExtent l="0" t="0" r="952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A565AB" w:rsidRDefault="005A0F70" w:rsidP="005A0F70">
      <w:r w:rsidRPr="00A565AB">
        <w:rPr>
          <w:b/>
          <w:bCs/>
          <w:sz w:val="28"/>
          <w:szCs w:val="28"/>
          <w:u w:val="single"/>
        </w:rPr>
        <w:t xml:space="preserve">Задание </w:t>
      </w:r>
      <w:r w:rsidRPr="005A0F70">
        <w:rPr>
          <w:b/>
          <w:bCs/>
          <w:sz w:val="28"/>
          <w:szCs w:val="28"/>
          <w:u w:val="single"/>
        </w:rPr>
        <w:t>23</w:t>
      </w:r>
      <w:r w:rsidRPr="00A565AB">
        <w:rPr>
          <w:b/>
          <w:bCs/>
          <w:sz w:val="28"/>
          <w:szCs w:val="28"/>
          <w:u w:val="single"/>
        </w:rPr>
        <w:t>.</w:t>
      </w:r>
      <w:r w:rsidRPr="00A565AB">
        <w:rPr>
          <w:b/>
          <w:bCs/>
          <w:sz w:val="28"/>
          <w:szCs w:val="28"/>
        </w:rPr>
        <w:t xml:space="preserve"> </w:t>
      </w:r>
      <w:r w:rsidRPr="00A565AB">
        <w:rPr>
          <w:bCs/>
          <w:sz w:val="28"/>
          <w:szCs w:val="28"/>
        </w:rPr>
        <w:t>Создать карточку-меню по образцу</w:t>
      </w:r>
    </w:p>
    <w:p w:rsidR="005A0F70" w:rsidRDefault="005A0F70" w:rsidP="005A0F70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89535</wp:posOffset>
            </wp:positionV>
            <wp:extent cx="6886575" cy="4010025"/>
            <wp:effectExtent l="0" t="0" r="9525" b="952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F70" w:rsidRDefault="005A0F70" w:rsidP="005A0F70">
      <w:pPr>
        <w:ind w:firstLine="708"/>
      </w:pPr>
    </w:p>
    <w:p w:rsidR="005A0F70" w:rsidRPr="00CB5F60" w:rsidRDefault="005A0F70" w:rsidP="005A0F70"/>
    <w:p w:rsidR="005A0F70" w:rsidRPr="00CB5F60" w:rsidRDefault="005A0F70" w:rsidP="005A0F70"/>
    <w:p w:rsidR="005A0F70" w:rsidRPr="00CB5F60" w:rsidRDefault="005A0F70" w:rsidP="005A0F70"/>
    <w:p w:rsidR="005A0F70" w:rsidRPr="00CB5F60" w:rsidRDefault="005A0F70" w:rsidP="005A0F70"/>
    <w:p w:rsidR="005A0F70" w:rsidRPr="00CB5F60" w:rsidRDefault="005A0F70" w:rsidP="005A0F70"/>
    <w:p w:rsidR="005A0F70" w:rsidRPr="00CB5F60" w:rsidRDefault="005A0F70" w:rsidP="005A0F70"/>
    <w:p w:rsidR="005A0F70" w:rsidRPr="00CB5F60" w:rsidRDefault="005A0F70" w:rsidP="005A0F70"/>
    <w:p w:rsidR="005A0F70" w:rsidRPr="00CB5F60" w:rsidRDefault="005A0F70" w:rsidP="005A0F70"/>
    <w:p w:rsidR="005A0F70" w:rsidRPr="00CB5F60" w:rsidRDefault="005A0F70" w:rsidP="005A0F70"/>
    <w:p w:rsidR="005A0F70" w:rsidRPr="00CB5F60" w:rsidRDefault="005A0F70" w:rsidP="005A0F70"/>
    <w:p w:rsidR="005A0F70" w:rsidRDefault="005A0F70" w:rsidP="005A0F70"/>
    <w:p w:rsidR="005A0F70" w:rsidRDefault="005A0F70" w:rsidP="005A0F70">
      <w:pPr>
        <w:tabs>
          <w:tab w:val="left" w:pos="1740"/>
        </w:tabs>
      </w:pPr>
      <w:r>
        <w:tab/>
      </w:r>
    </w:p>
    <w:p w:rsidR="005A0F70" w:rsidRDefault="005A0F70" w:rsidP="005A0F70">
      <w:pPr>
        <w:tabs>
          <w:tab w:val="left" w:pos="1740"/>
        </w:tabs>
      </w:pPr>
    </w:p>
    <w:p w:rsidR="005A0F70" w:rsidRDefault="005A0F70" w:rsidP="005A0F70">
      <w:pPr>
        <w:tabs>
          <w:tab w:val="left" w:pos="1740"/>
        </w:tabs>
      </w:pPr>
    </w:p>
    <w:p w:rsidR="005A0F70" w:rsidRPr="0082084B" w:rsidRDefault="005A0F70" w:rsidP="005A0F70">
      <w:pPr>
        <w:jc w:val="center"/>
        <w:rPr>
          <w:b/>
          <w:sz w:val="32"/>
          <w:szCs w:val="32"/>
        </w:rPr>
      </w:pPr>
      <w:r w:rsidRPr="009D2B57">
        <w:rPr>
          <w:b/>
          <w:sz w:val="32"/>
          <w:szCs w:val="32"/>
        </w:rPr>
        <w:t>Практическая работа 11 класс</w:t>
      </w:r>
    </w:p>
    <w:p w:rsidR="005A0F70" w:rsidRPr="002D01EB" w:rsidRDefault="005A0F70" w:rsidP="005A0F70">
      <w:pPr>
        <w:tabs>
          <w:tab w:val="left" w:pos="1740"/>
        </w:tabs>
        <w:rPr>
          <w:sz w:val="28"/>
          <w:szCs w:val="28"/>
        </w:rPr>
      </w:pPr>
      <w:r>
        <w:rPr>
          <w:rStyle w:val="a3"/>
          <w:color w:val="000000"/>
          <w:sz w:val="28"/>
          <w:szCs w:val="28"/>
          <w:u w:val="single"/>
        </w:rPr>
        <w:t>Задание 1</w:t>
      </w:r>
      <w:r w:rsidRPr="002D01EB">
        <w:rPr>
          <w:rStyle w:val="a3"/>
          <w:rFonts w:eastAsia="Calibri"/>
          <w:color w:val="000000"/>
          <w:sz w:val="28"/>
          <w:szCs w:val="28"/>
          <w:u w:val="single"/>
        </w:rPr>
        <w:t>.</w:t>
      </w:r>
      <w:r w:rsidRPr="002D01EB">
        <w:rPr>
          <w:rStyle w:val="a3"/>
          <w:rFonts w:eastAsia="Calibri"/>
          <w:color w:val="000000"/>
          <w:sz w:val="28"/>
          <w:szCs w:val="28"/>
        </w:rPr>
        <w:t xml:space="preserve"> Создать схему планировки кафе «Блинная». </w:t>
      </w:r>
      <w:r w:rsidRPr="002D01EB">
        <w:rPr>
          <w:rFonts w:eastAsia="Calibri"/>
          <w:b/>
          <w:color w:val="000000"/>
          <w:sz w:val="28"/>
          <w:szCs w:val="28"/>
        </w:rPr>
        <w:br/>
      </w:r>
    </w:p>
    <w:p w:rsidR="005A0F70" w:rsidRDefault="005A0F70" w:rsidP="005A0F70">
      <w:pPr>
        <w:tabs>
          <w:tab w:val="left" w:pos="1740"/>
        </w:tabs>
      </w:pPr>
    </w:p>
    <w:p w:rsidR="005A0F70" w:rsidRPr="00484C3E" w:rsidRDefault="005A0F70" w:rsidP="005A0F70"/>
    <w:p w:rsidR="005A0F70" w:rsidRPr="00484C3E" w:rsidRDefault="005A0F70" w:rsidP="005A0F70"/>
    <w:p w:rsidR="005A0F70" w:rsidRPr="00484C3E" w:rsidRDefault="005A0F70" w:rsidP="005A0F70"/>
    <w:p w:rsidR="005A0F70" w:rsidRPr="00484C3E" w:rsidRDefault="005A0F70" w:rsidP="005A0F70"/>
    <w:p w:rsidR="005A0F70" w:rsidRPr="00484C3E" w:rsidRDefault="005A0F70" w:rsidP="005A0F70"/>
    <w:p w:rsidR="005A0F70" w:rsidRPr="00484C3E" w:rsidRDefault="005A0F70" w:rsidP="005A0F70"/>
    <w:p w:rsidR="005A0F70" w:rsidRPr="00484C3E" w:rsidRDefault="005A0F70" w:rsidP="005A0F70"/>
    <w:p w:rsidR="005A0F70" w:rsidRDefault="005A0F70" w:rsidP="005A0F7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  <w:r w:rsidRPr="00FE21D7">
        <w:rPr>
          <w:b/>
          <w:bCs/>
          <w:sz w:val="28"/>
          <w:szCs w:val="28"/>
          <w:u w:val="single"/>
        </w:rPr>
        <w:lastRenderedPageBreak/>
        <w:t>Задание 2</w:t>
      </w:r>
      <w:r w:rsidRPr="005A0F70">
        <w:rPr>
          <w:b/>
          <w:bCs/>
          <w:sz w:val="28"/>
          <w:szCs w:val="28"/>
          <w:u w:val="single"/>
        </w:rPr>
        <w:t>4</w:t>
      </w:r>
    </w:p>
    <w:p w:rsidR="005A0F70" w:rsidRDefault="005A0F70" w:rsidP="005A0F70">
      <w:pPr>
        <w:rPr>
          <w:sz w:val="28"/>
          <w:szCs w:val="28"/>
        </w:rPr>
      </w:pPr>
      <w:r w:rsidRPr="00484C3E">
        <w:rPr>
          <w:rStyle w:val="a3"/>
          <w:rFonts w:eastAsia="Calibri"/>
          <w:color w:val="000000"/>
          <w:sz w:val="28"/>
          <w:szCs w:val="28"/>
        </w:rPr>
        <w:t xml:space="preserve">Создать документ по образцу. </w:t>
      </w:r>
      <w:r w:rsidRPr="00484C3E">
        <w:rPr>
          <w:rFonts w:eastAsia="Calibri"/>
          <w:b/>
          <w:color w:val="000000"/>
          <w:sz w:val="28"/>
          <w:szCs w:val="28"/>
        </w:rPr>
        <w:br/>
      </w:r>
    </w:p>
    <w:p w:rsidR="005A0F70" w:rsidRPr="00074CF2" w:rsidRDefault="005B1EE4" w:rsidP="005A0F7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97EC5C" wp14:editId="54539163">
            <wp:simplePos x="0" y="0"/>
            <wp:positionH relativeFrom="column">
              <wp:posOffset>13970</wp:posOffset>
            </wp:positionH>
            <wp:positionV relativeFrom="paragraph">
              <wp:posOffset>108585</wp:posOffset>
            </wp:positionV>
            <wp:extent cx="7062470" cy="4829175"/>
            <wp:effectExtent l="0" t="0" r="5080" b="952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47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F70" w:rsidRPr="00074CF2" w:rsidRDefault="005A0F70" w:rsidP="005A0F70">
      <w:pPr>
        <w:rPr>
          <w:sz w:val="28"/>
          <w:szCs w:val="28"/>
        </w:rPr>
      </w:pPr>
    </w:p>
    <w:p w:rsidR="005A0F70" w:rsidRPr="00074CF2" w:rsidRDefault="005A0F70" w:rsidP="005A0F70">
      <w:pPr>
        <w:rPr>
          <w:sz w:val="28"/>
          <w:szCs w:val="28"/>
        </w:rPr>
      </w:pPr>
    </w:p>
    <w:p w:rsidR="005A0F70" w:rsidRPr="00074CF2" w:rsidRDefault="005A0F70" w:rsidP="005A0F70">
      <w:pPr>
        <w:rPr>
          <w:sz w:val="28"/>
          <w:szCs w:val="28"/>
        </w:rPr>
      </w:pPr>
    </w:p>
    <w:p w:rsidR="005A0F70" w:rsidRPr="00074CF2" w:rsidRDefault="005A0F70" w:rsidP="005A0F70">
      <w:pPr>
        <w:rPr>
          <w:sz w:val="28"/>
          <w:szCs w:val="28"/>
        </w:rPr>
      </w:pPr>
    </w:p>
    <w:p w:rsidR="005A0F70" w:rsidRDefault="005A0F70" w:rsidP="005A0F70">
      <w:pPr>
        <w:rPr>
          <w:sz w:val="28"/>
          <w:szCs w:val="28"/>
        </w:rPr>
      </w:pPr>
    </w:p>
    <w:p w:rsidR="005A0F70" w:rsidRDefault="005A0F70" w:rsidP="005A0F70">
      <w:pPr>
        <w:jc w:val="right"/>
        <w:rPr>
          <w:sz w:val="28"/>
          <w:szCs w:val="28"/>
        </w:rPr>
      </w:pPr>
    </w:p>
    <w:p w:rsidR="005A0F70" w:rsidRDefault="005A0F70" w:rsidP="005A0F70">
      <w:pPr>
        <w:jc w:val="right"/>
        <w:rPr>
          <w:sz w:val="28"/>
          <w:szCs w:val="28"/>
        </w:rPr>
      </w:pPr>
    </w:p>
    <w:p w:rsidR="005A0F70" w:rsidRDefault="005A0F70" w:rsidP="005A0F70">
      <w:pPr>
        <w:jc w:val="right"/>
        <w:rPr>
          <w:sz w:val="28"/>
          <w:szCs w:val="28"/>
        </w:rPr>
      </w:pPr>
    </w:p>
    <w:p w:rsidR="005A0F70" w:rsidRPr="00074CF2" w:rsidRDefault="005A0F70" w:rsidP="005A0F70">
      <w:pPr>
        <w:tabs>
          <w:tab w:val="left" w:pos="585"/>
        </w:tabs>
        <w:rPr>
          <w:b/>
          <w:sz w:val="28"/>
          <w:szCs w:val="28"/>
        </w:rPr>
      </w:pPr>
      <w:r w:rsidRPr="00074CF2">
        <w:rPr>
          <w:sz w:val="28"/>
          <w:szCs w:val="28"/>
        </w:rPr>
        <w:tab/>
      </w:r>
      <w:r>
        <w:rPr>
          <w:rStyle w:val="a3"/>
          <w:color w:val="000000"/>
          <w:sz w:val="28"/>
          <w:szCs w:val="28"/>
          <w:u w:val="single"/>
        </w:rPr>
        <w:t>Задание 3</w:t>
      </w:r>
      <w:r w:rsidRPr="00074CF2">
        <w:rPr>
          <w:rStyle w:val="a3"/>
          <w:rFonts w:eastAsia="Calibri"/>
          <w:color w:val="000000"/>
          <w:sz w:val="28"/>
          <w:szCs w:val="28"/>
          <w:u w:val="single"/>
        </w:rPr>
        <w:t>.</w:t>
      </w:r>
      <w:r w:rsidRPr="00074CF2">
        <w:rPr>
          <w:rStyle w:val="a3"/>
          <w:rFonts w:eastAsia="Calibri"/>
          <w:color w:val="000000"/>
          <w:sz w:val="28"/>
          <w:szCs w:val="28"/>
        </w:rPr>
        <w:t xml:space="preserve"> </w:t>
      </w:r>
      <w:proofErr w:type="gramStart"/>
      <w:r w:rsidRPr="00074CF2">
        <w:rPr>
          <w:rStyle w:val="a3"/>
          <w:rFonts w:eastAsia="Calibri"/>
          <w:color w:val="000000"/>
          <w:sz w:val="28"/>
          <w:szCs w:val="28"/>
        </w:rPr>
        <w:t xml:space="preserve">Создать схемы шифрования с закрытым и открытым ключами по образцам. </w:t>
      </w:r>
      <w:r w:rsidRPr="00074CF2">
        <w:rPr>
          <w:rFonts w:eastAsia="Calibri"/>
          <w:b/>
          <w:color w:val="000000"/>
          <w:sz w:val="28"/>
          <w:szCs w:val="28"/>
        </w:rPr>
        <w:br/>
      </w:r>
      <w:proofErr w:type="gramEnd"/>
    </w:p>
    <w:p w:rsidR="005A0F70" w:rsidRDefault="005A0F70" w:rsidP="005A0F70">
      <w:pPr>
        <w:rPr>
          <w:sz w:val="28"/>
          <w:szCs w:val="28"/>
        </w:rPr>
      </w:pPr>
    </w:p>
    <w:p w:rsidR="005A0F70" w:rsidRDefault="005A0F70" w:rsidP="005A0F70">
      <w:pPr>
        <w:rPr>
          <w:sz w:val="28"/>
          <w:szCs w:val="28"/>
        </w:rPr>
      </w:pPr>
    </w:p>
    <w:p w:rsidR="005A0F70" w:rsidRPr="00A04E8B" w:rsidRDefault="005A0F70" w:rsidP="005A0F70">
      <w:pPr>
        <w:rPr>
          <w:sz w:val="28"/>
          <w:szCs w:val="28"/>
        </w:rPr>
      </w:pPr>
    </w:p>
    <w:p w:rsidR="005A0F70" w:rsidRPr="00A04E8B" w:rsidRDefault="005A0F70" w:rsidP="005A0F70">
      <w:pPr>
        <w:rPr>
          <w:sz w:val="28"/>
          <w:szCs w:val="28"/>
        </w:rPr>
      </w:pPr>
    </w:p>
    <w:p w:rsidR="005A0F70" w:rsidRPr="00A04E8B" w:rsidRDefault="005A0F70" w:rsidP="005A0F70">
      <w:pPr>
        <w:rPr>
          <w:sz w:val="28"/>
          <w:szCs w:val="28"/>
        </w:rPr>
      </w:pPr>
    </w:p>
    <w:p w:rsidR="005A0F70" w:rsidRPr="00A04E8B" w:rsidRDefault="005A0F70" w:rsidP="005A0F70">
      <w:pPr>
        <w:rPr>
          <w:sz w:val="28"/>
          <w:szCs w:val="28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  <w:r w:rsidRPr="00FE21D7">
        <w:rPr>
          <w:b/>
          <w:bCs/>
          <w:sz w:val="28"/>
          <w:szCs w:val="28"/>
          <w:u w:val="single"/>
        </w:rPr>
        <w:t>Задание 2</w:t>
      </w:r>
      <w:r w:rsidRPr="005A0F70">
        <w:rPr>
          <w:b/>
          <w:bCs/>
          <w:sz w:val="28"/>
          <w:szCs w:val="28"/>
          <w:u w:val="single"/>
        </w:rPr>
        <w:t>5</w:t>
      </w:r>
    </w:p>
    <w:p w:rsidR="005A0F70" w:rsidRPr="00105D35" w:rsidRDefault="005A0F70" w:rsidP="005A0F70">
      <w:pPr>
        <w:rPr>
          <w:sz w:val="28"/>
          <w:szCs w:val="28"/>
        </w:rPr>
      </w:pPr>
    </w:p>
    <w:p w:rsidR="005A0F70" w:rsidRPr="00105D35" w:rsidRDefault="005A0F70" w:rsidP="005A0F70">
      <w:pPr>
        <w:rPr>
          <w:sz w:val="28"/>
          <w:szCs w:val="28"/>
        </w:rPr>
      </w:pPr>
    </w:p>
    <w:p w:rsidR="005A0F70" w:rsidRPr="00105D35" w:rsidRDefault="005A0F70" w:rsidP="005A0F70">
      <w:pPr>
        <w:rPr>
          <w:sz w:val="28"/>
          <w:szCs w:val="28"/>
        </w:rPr>
      </w:pPr>
    </w:p>
    <w:p w:rsidR="005A0F70" w:rsidRPr="00105D35" w:rsidRDefault="005A0F70" w:rsidP="005A0F70">
      <w:pPr>
        <w:rPr>
          <w:sz w:val="28"/>
          <w:szCs w:val="28"/>
        </w:rPr>
      </w:pPr>
    </w:p>
    <w:p w:rsidR="005A0F70" w:rsidRPr="00105D35" w:rsidRDefault="005A0F70" w:rsidP="005A0F70">
      <w:pPr>
        <w:rPr>
          <w:sz w:val="28"/>
          <w:szCs w:val="28"/>
        </w:rPr>
      </w:pPr>
    </w:p>
    <w:p w:rsidR="005A0F70" w:rsidRPr="00105D35" w:rsidRDefault="005A0F70" w:rsidP="005A0F70">
      <w:pPr>
        <w:rPr>
          <w:sz w:val="28"/>
          <w:szCs w:val="28"/>
        </w:rPr>
      </w:pPr>
    </w:p>
    <w:p w:rsidR="005A0F70" w:rsidRPr="00105D35" w:rsidRDefault="005A0F70" w:rsidP="005A0F70">
      <w:pPr>
        <w:rPr>
          <w:sz w:val="28"/>
          <w:szCs w:val="28"/>
        </w:rPr>
      </w:pPr>
    </w:p>
    <w:p w:rsidR="005A0F70" w:rsidRPr="00105D35" w:rsidRDefault="005A0F70" w:rsidP="005A0F70">
      <w:pPr>
        <w:rPr>
          <w:sz w:val="28"/>
          <w:szCs w:val="28"/>
        </w:rPr>
      </w:pPr>
    </w:p>
    <w:p w:rsidR="005A0F70" w:rsidRPr="00105D35" w:rsidRDefault="00283ACC" w:rsidP="005A0F7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FDBC95A" wp14:editId="0DC87E4E">
            <wp:simplePos x="0" y="0"/>
            <wp:positionH relativeFrom="column">
              <wp:posOffset>-750570</wp:posOffset>
            </wp:positionH>
            <wp:positionV relativeFrom="paragraph">
              <wp:posOffset>1270</wp:posOffset>
            </wp:positionV>
            <wp:extent cx="7177405" cy="3657600"/>
            <wp:effectExtent l="0" t="0" r="444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4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F70" w:rsidRDefault="005A0F70" w:rsidP="005A0F70">
      <w:pPr>
        <w:rPr>
          <w:sz w:val="28"/>
          <w:szCs w:val="28"/>
        </w:rPr>
      </w:pPr>
    </w:p>
    <w:p w:rsidR="005A0F70" w:rsidRDefault="005A0F70" w:rsidP="005A0F70">
      <w:pPr>
        <w:tabs>
          <w:tab w:val="left" w:pos="37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5A0F70" w:rsidRDefault="005A0F70" w:rsidP="005A0F70">
      <w:pPr>
        <w:tabs>
          <w:tab w:val="left" w:pos="3780"/>
        </w:tabs>
        <w:rPr>
          <w:sz w:val="28"/>
          <w:szCs w:val="28"/>
        </w:rPr>
      </w:pPr>
    </w:p>
    <w:p w:rsidR="005A0F70" w:rsidRPr="00112FD6" w:rsidRDefault="005A0F70" w:rsidP="005A0F70">
      <w:pPr>
        <w:jc w:val="center"/>
        <w:rPr>
          <w:b/>
          <w:sz w:val="32"/>
          <w:szCs w:val="32"/>
        </w:rPr>
      </w:pPr>
      <w:r w:rsidRPr="009D2B57">
        <w:rPr>
          <w:b/>
          <w:sz w:val="32"/>
          <w:szCs w:val="32"/>
        </w:rPr>
        <w:t>Практическая работа 11 класс</w:t>
      </w:r>
    </w:p>
    <w:p w:rsidR="005A0F70" w:rsidRDefault="005A0F70" w:rsidP="005A0F70">
      <w:pPr>
        <w:rPr>
          <w:sz w:val="28"/>
          <w:szCs w:val="28"/>
        </w:rPr>
      </w:pPr>
      <w:r>
        <w:rPr>
          <w:rStyle w:val="a3"/>
          <w:color w:val="000000"/>
          <w:sz w:val="28"/>
          <w:szCs w:val="28"/>
          <w:u w:val="single"/>
        </w:rPr>
        <w:t>Задание 1</w:t>
      </w:r>
      <w:r w:rsidRPr="00484C3E">
        <w:rPr>
          <w:rStyle w:val="a3"/>
          <w:rFonts w:eastAsia="Calibri"/>
          <w:color w:val="000000"/>
          <w:sz w:val="28"/>
          <w:szCs w:val="28"/>
          <w:u w:val="single"/>
        </w:rPr>
        <w:t>.</w:t>
      </w:r>
      <w:r w:rsidRPr="00484C3E">
        <w:rPr>
          <w:rStyle w:val="a3"/>
          <w:rFonts w:eastAsia="Calibri"/>
          <w:color w:val="000000"/>
          <w:sz w:val="28"/>
          <w:szCs w:val="28"/>
        </w:rPr>
        <w:t xml:space="preserve"> Создать документ по образцу. </w:t>
      </w:r>
      <w:r w:rsidRPr="00484C3E">
        <w:rPr>
          <w:rFonts w:eastAsia="Calibri"/>
          <w:b/>
          <w:color w:val="000000"/>
          <w:sz w:val="28"/>
          <w:szCs w:val="28"/>
        </w:rPr>
        <w:br/>
      </w:r>
    </w:p>
    <w:p w:rsidR="005A0F70" w:rsidRDefault="005A0F70" w:rsidP="005A0F70">
      <w:pPr>
        <w:rPr>
          <w:sz w:val="28"/>
          <w:szCs w:val="28"/>
        </w:rPr>
      </w:pPr>
    </w:p>
    <w:p w:rsidR="005A0F70" w:rsidRPr="00171F30" w:rsidRDefault="005A0F70" w:rsidP="005A0F70">
      <w:pPr>
        <w:rPr>
          <w:sz w:val="28"/>
          <w:szCs w:val="28"/>
        </w:rPr>
      </w:pPr>
    </w:p>
    <w:p w:rsidR="005A0F70" w:rsidRPr="00171F30" w:rsidRDefault="005A0F70" w:rsidP="005A0F70">
      <w:pPr>
        <w:rPr>
          <w:sz w:val="28"/>
          <w:szCs w:val="28"/>
        </w:rPr>
      </w:pPr>
    </w:p>
    <w:p w:rsidR="005A0F70" w:rsidRPr="00171F30" w:rsidRDefault="005A0F70" w:rsidP="005A0F70">
      <w:pPr>
        <w:rPr>
          <w:sz w:val="28"/>
          <w:szCs w:val="28"/>
        </w:rPr>
      </w:pPr>
    </w:p>
    <w:p w:rsidR="005A0F70" w:rsidRPr="00171F30" w:rsidRDefault="005A0F70" w:rsidP="005A0F70">
      <w:pPr>
        <w:rPr>
          <w:sz w:val="28"/>
          <w:szCs w:val="28"/>
        </w:rPr>
      </w:pPr>
    </w:p>
    <w:p w:rsidR="005A0F70" w:rsidRPr="005A0F70" w:rsidRDefault="005A0F70" w:rsidP="005A0F70">
      <w:pPr>
        <w:rPr>
          <w:b/>
          <w:bCs/>
          <w:sz w:val="28"/>
          <w:szCs w:val="28"/>
          <w:u w:val="single"/>
        </w:rPr>
      </w:pPr>
      <w:r w:rsidRPr="00FE21D7">
        <w:rPr>
          <w:b/>
          <w:bCs/>
          <w:sz w:val="28"/>
          <w:szCs w:val="28"/>
          <w:u w:val="single"/>
        </w:rPr>
        <w:t>Задание 2</w:t>
      </w:r>
      <w:r w:rsidRPr="005A0F70">
        <w:rPr>
          <w:b/>
          <w:bCs/>
          <w:sz w:val="28"/>
          <w:szCs w:val="28"/>
          <w:u w:val="single"/>
        </w:rPr>
        <w:t>6</w:t>
      </w:r>
      <w:ins w:id="0" w:author="Студент" w:date="2008-12-31T23:12:00Z">
        <w:r w:rsidR="006F090E">
          <w:rPr>
            <w:b/>
            <w:bCs/>
            <w:sz w:val="28"/>
            <w:szCs w:val="28"/>
            <w:u w:val="single"/>
          </w:rPr>
          <w:br w:type="page"/>
        </w:r>
      </w:ins>
    </w:p>
    <w:p w:rsidR="005A0F70" w:rsidRDefault="00EB33D3" w:rsidP="005A0F70">
      <w:pPr>
        <w:tabs>
          <w:tab w:val="left" w:pos="2205"/>
        </w:tabs>
        <w:rPr>
          <w:sz w:val="28"/>
          <w:rPrChange w:id="1" w:author="admin" w:date="2008-12-31T23:12:00Z">
            <w:rPr>
              <w:b/>
              <w:sz w:val="28"/>
              <w:u w:val="single"/>
            </w:rPr>
          </w:rPrChange>
        </w:rPr>
        <w:pPrChange w:id="2" w:author="admin" w:date="2008-12-31T23:12:00Z">
          <w:pPr/>
        </w:pPrChange>
      </w:pPr>
      <w:bookmarkStart w:id="3" w:name="_GoBack"/>
      <w:r>
        <w:rPr>
          <w:noProof/>
        </w:rPr>
        <w:drawing>
          <wp:anchor distT="0" distB="0" distL="114300" distR="114300" simplePos="0" relativeHeight="251664384" behindDoc="0" locked="0" layoutInCell="1" allowOverlap="1" wp14:anchorId="42B3BF58" wp14:editId="04C06EC3">
            <wp:simplePos x="0" y="0"/>
            <wp:positionH relativeFrom="column">
              <wp:posOffset>-151130</wp:posOffset>
            </wp:positionH>
            <wp:positionV relativeFrom="paragraph">
              <wp:posOffset>-864870</wp:posOffset>
            </wp:positionV>
            <wp:extent cx="5934075" cy="3914775"/>
            <wp:effectExtent l="0" t="0" r="9525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</w:p>
    <w:p w:rsidR="008B5894" w:rsidRDefault="00283ACC">
      <w:pPr>
        <w:spacing w:after="200" w:line="276" w:lineRule="auto"/>
        <w:rPr>
          <w:sz w:val="28"/>
          <w:szCs w:val="28"/>
        </w:rPr>
        <w:pPrChange w:id="4" w:author="admin" w:date="2008-12-31T23:12:00Z">
          <w:pPr>
            <w:tabs>
              <w:tab w:val="left" w:pos="2205"/>
            </w:tabs>
          </w:pPr>
        </w:pPrChange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B5FABA" wp14:editId="3E609D64">
            <wp:simplePos x="0" y="0"/>
            <wp:positionH relativeFrom="column">
              <wp:posOffset>-958215</wp:posOffset>
            </wp:positionH>
            <wp:positionV relativeFrom="paragraph">
              <wp:posOffset>2378710</wp:posOffset>
            </wp:positionV>
            <wp:extent cx="7277100" cy="422910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ins w:id="5" w:author="admin" w:date="2008-12-31T23:12:00Z">
        <w:r w:rsidR="008B5894">
          <w:rPr>
            <w:sz w:val="28"/>
            <w:szCs w:val="28"/>
          </w:rPr>
          <w:br w:type="page"/>
        </w:r>
      </w:ins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66754FA" wp14:editId="3533CEE4">
            <wp:simplePos x="0" y="0"/>
            <wp:positionH relativeFrom="column">
              <wp:posOffset>-82550</wp:posOffset>
            </wp:positionH>
            <wp:positionV relativeFrom="paragraph">
              <wp:posOffset>36830</wp:posOffset>
            </wp:positionV>
            <wp:extent cx="5572125" cy="3181350"/>
            <wp:effectExtent l="0" t="0" r="952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F94D307" wp14:editId="2B7070FC">
            <wp:simplePos x="0" y="0"/>
            <wp:positionH relativeFrom="column">
              <wp:posOffset>201930</wp:posOffset>
            </wp:positionH>
            <wp:positionV relativeFrom="paragraph">
              <wp:posOffset>170815</wp:posOffset>
            </wp:positionV>
            <wp:extent cx="5897245" cy="4953000"/>
            <wp:effectExtent l="0" t="0" r="825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Pr="00171F30" w:rsidRDefault="005A0F70" w:rsidP="005A0F70">
      <w:pPr>
        <w:autoSpaceDE w:val="0"/>
        <w:autoSpaceDN w:val="0"/>
        <w:adjustRightInd w:val="0"/>
        <w:rPr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Задание 2</w:t>
      </w:r>
      <w:r w:rsidRPr="00171F30">
        <w:rPr>
          <w:rFonts w:ascii="Calibri" w:eastAsia="Calibri" w:hAnsi="Calibri"/>
          <w:b/>
          <w:bCs/>
          <w:sz w:val="28"/>
          <w:szCs w:val="28"/>
          <w:u w:val="single"/>
        </w:rPr>
        <w:t>.</w:t>
      </w:r>
      <w:r w:rsidRPr="003E6B94">
        <w:rPr>
          <w:rFonts w:ascii="Calibri" w:eastAsia="Calibri" w:hAnsi="Calibri"/>
          <w:b/>
          <w:bCs/>
          <w:sz w:val="28"/>
          <w:szCs w:val="28"/>
        </w:rPr>
        <w:t xml:space="preserve"> </w:t>
      </w:r>
      <w:r w:rsidRPr="00171F30">
        <w:rPr>
          <w:rFonts w:ascii="Calibri" w:eastAsia="Calibri" w:hAnsi="Calibri"/>
          <w:bCs/>
          <w:sz w:val="28"/>
          <w:szCs w:val="28"/>
        </w:rPr>
        <w:t xml:space="preserve">Набрать таблицу в MS </w:t>
      </w:r>
      <w:proofErr w:type="spellStart"/>
      <w:r w:rsidRPr="00171F30">
        <w:rPr>
          <w:rFonts w:ascii="Calibri" w:eastAsia="Calibri" w:hAnsi="Calibri"/>
          <w:bCs/>
          <w:sz w:val="28"/>
          <w:szCs w:val="28"/>
        </w:rPr>
        <w:t>Word</w:t>
      </w:r>
      <w:proofErr w:type="spellEnd"/>
      <w:r w:rsidRPr="00171F30">
        <w:rPr>
          <w:rFonts w:ascii="Calibri" w:eastAsia="Calibri" w:hAnsi="Calibri"/>
          <w:bCs/>
          <w:sz w:val="28"/>
          <w:szCs w:val="28"/>
        </w:rPr>
        <w:t xml:space="preserve"> по образцу.</w:t>
      </w: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tabs>
          <w:tab w:val="left" w:pos="2205"/>
        </w:tabs>
        <w:rPr>
          <w:sz w:val="28"/>
          <w:szCs w:val="28"/>
        </w:rPr>
      </w:pPr>
    </w:p>
    <w:p w:rsidR="005A0F70" w:rsidRDefault="005A0F70" w:rsidP="005A0F70">
      <w:pPr>
        <w:rPr>
          <w:sz w:val="28"/>
          <w:szCs w:val="28"/>
        </w:rPr>
      </w:pPr>
    </w:p>
    <w:p w:rsidR="005A0F70" w:rsidRPr="00DE748C" w:rsidRDefault="005A0F70" w:rsidP="005A0F70">
      <w:pPr>
        <w:rPr>
          <w:sz w:val="28"/>
          <w:szCs w:val="28"/>
        </w:rPr>
      </w:pPr>
    </w:p>
    <w:p w:rsidR="005A0F70" w:rsidRPr="00DE748C" w:rsidRDefault="005A0F70" w:rsidP="005A0F70">
      <w:pPr>
        <w:rPr>
          <w:sz w:val="28"/>
          <w:szCs w:val="28"/>
        </w:rPr>
      </w:pPr>
    </w:p>
    <w:p w:rsidR="005A0F70" w:rsidRPr="00DE748C" w:rsidRDefault="005A0F70" w:rsidP="005A0F70">
      <w:pPr>
        <w:rPr>
          <w:sz w:val="28"/>
          <w:szCs w:val="28"/>
        </w:rPr>
      </w:pPr>
    </w:p>
    <w:p w:rsidR="005A0F70" w:rsidRPr="00DE748C" w:rsidRDefault="005A0F70" w:rsidP="005A0F70">
      <w:pPr>
        <w:rPr>
          <w:sz w:val="28"/>
          <w:szCs w:val="28"/>
        </w:rPr>
      </w:pPr>
    </w:p>
    <w:p w:rsidR="005A0F70" w:rsidRPr="00DE748C" w:rsidRDefault="005A0F70" w:rsidP="005A0F70">
      <w:pPr>
        <w:rPr>
          <w:sz w:val="28"/>
          <w:szCs w:val="28"/>
        </w:rPr>
      </w:pPr>
    </w:p>
    <w:p w:rsidR="005A0F70" w:rsidRPr="00DE748C" w:rsidRDefault="005A0F70" w:rsidP="005A0F70">
      <w:pPr>
        <w:rPr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</w:p>
    <w:p w:rsidR="005A0F70" w:rsidRPr="005A0F70" w:rsidRDefault="005A0F70" w:rsidP="005A0F70">
      <w:pPr>
        <w:rPr>
          <w:b/>
          <w:sz w:val="28"/>
          <w:szCs w:val="28"/>
        </w:rPr>
      </w:pPr>
      <w:r w:rsidRPr="005A0F70">
        <w:rPr>
          <w:b/>
          <w:sz w:val="28"/>
          <w:szCs w:val="28"/>
        </w:rPr>
        <w:br w:type="page"/>
      </w:r>
    </w:p>
    <w:p w:rsidR="005A0F70" w:rsidRDefault="005A0F70" w:rsidP="005A0F70">
      <w:pPr>
        <w:rPr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AB4B4A" wp14:editId="2D742442">
            <wp:simplePos x="0" y="0"/>
            <wp:positionH relativeFrom="column">
              <wp:posOffset>-787400</wp:posOffset>
            </wp:positionH>
            <wp:positionV relativeFrom="paragraph">
              <wp:posOffset>195580</wp:posOffset>
            </wp:positionV>
            <wp:extent cx="6933565" cy="5895975"/>
            <wp:effectExtent l="0" t="0" r="635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8E3">
        <w:rPr>
          <w:b/>
          <w:sz w:val="28"/>
          <w:szCs w:val="28"/>
        </w:rPr>
        <w:t>Задание 27</w:t>
      </w: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  <w:sectPr w:rsidR="005A0F70" w:rsidSect="008B5894">
          <w:headerReference w:type="default" r:id="rId20"/>
          <w:footerReference w:type="default" r:id="rId21"/>
          <w:pgSz w:w="11906" w:h="16838"/>
          <w:pgMar w:top="568" w:right="849" w:bottom="1135" w:left="1418" w:header="720" w:footer="720" w:gutter="0"/>
          <w:cols w:space="720"/>
        </w:sectPr>
      </w:pPr>
    </w:p>
    <w:p w:rsidR="005A0F70" w:rsidRDefault="005A0F70" w:rsidP="005A0F70">
      <w:pPr>
        <w:rPr>
          <w:b/>
          <w:sz w:val="28"/>
          <w:szCs w:val="28"/>
          <w:lang w:val="en-US"/>
        </w:rPr>
      </w:pPr>
      <w:proofErr w:type="spellStart"/>
      <w:r w:rsidRPr="0073437B">
        <w:rPr>
          <w:b/>
          <w:sz w:val="28"/>
          <w:szCs w:val="28"/>
          <w:lang w:val="en-US"/>
        </w:rPr>
        <w:t>Задание</w:t>
      </w:r>
      <w:proofErr w:type="spellEnd"/>
      <w:r w:rsidRPr="0073437B">
        <w:rPr>
          <w:b/>
          <w:sz w:val="28"/>
          <w:szCs w:val="28"/>
          <w:lang w:val="en-US"/>
        </w:rPr>
        <w:t xml:space="preserve"> 2</w:t>
      </w:r>
      <w:r>
        <w:rPr>
          <w:b/>
          <w:sz w:val="28"/>
          <w:szCs w:val="28"/>
          <w:lang w:val="en-US"/>
        </w:rPr>
        <w:t>8</w:t>
      </w:r>
    </w:p>
    <w:p w:rsidR="005A0F70" w:rsidRDefault="005A0F70" w:rsidP="005A0F70">
      <w:pPr>
        <w:rPr>
          <w:b/>
          <w:sz w:val="28"/>
          <w:szCs w:val="28"/>
          <w:lang w:val="en-US"/>
        </w:rPr>
      </w:pPr>
    </w:p>
    <w:p w:rsidR="005A0F70" w:rsidRDefault="005A0F70" w:rsidP="005A0F70">
      <w:pPr>
        <w:rPr>
          <w:b/>
          <w:sz w:val="28"/>
          <w:szCs w:val="28"/>
          <w:lang w:val="en-US"/>
        </w:rPr>
        <w:sectPr w:rsidR="005A0F70" w:rsidSect="008B5894">
          <w:pgSz w:w="16838" w:h="11906" w:orient="landscape"/>
          <w:pgMar w:top="1418" w:right="567" w:bottom="851" w:left="1134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8524875" cy="5667375"/>
            <wp:effectExtent l="0" t="0" r="9525" b="9525"/>
            <wp:docPr id="3" name="Рисунок 3" descr="https://ds02.infourok.ru/uploads/ex/0eb3/00019552-a920cf20/hello_html_1a5b28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ds02.infourok.ru/uploads/ex/0eb3/00019552-a920cf20/hello_html_1a5b28c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70" w:rsidRPr="00D16376" w:rsidRDefault="005A0F70" w:rsidP="005A0F70">
      <w:pPr>
        <w:rPr>
          <w:b/>
          <w:color w:val="000000"/>
          <w:sz w:val="24"/>
          <w:u w:val="single"/>
        </w:rPr>
      </w:pPr>
      <w:r w:rsidRPr="00D16376">
        <w:rPr>
          <w:b/>
          <w:color w:val="000000"/>
          <w:sz w:val="24"/>
          <w:u w:val="single"/>
        </w:rPr>
        <w:t>За</w:t>
      </w:r>
      <w:r>
        <w:rPr>
          <w:b/>
          <w:color w:val="000000"/>
          <w:sz w:val="24"/>
          <w:u w:val="single"/>
        </w:rPr>
        <w:t>дание 2</w:t>
      </w:r>
      <w:r>
        <w:rPr>
          <w:b/>
          <w:color w:val="000000"/>
          <w:sz w:val="24"/>
          <w:u w:val="single"/>
          <w:lang w:val="en-US"/>
        </w:rPr>
        <w:t>9</w:t>
      </w:r>
      <w:proofErr w:type="gramStart"/>
      <w:r>
        <w:rPr>
          <w:b/>
          <w:color w:val="000000"/>
          <w:sz w:val="24"/>
          <w:u w:val="single"/>
          <w:lang w:val="en-US"/>
        </w:rPr>
        <w:t xml:space="preserve"> </w:t>
      </w:r>
      <w:r>
        <w:rPr>
          <w:b/>
          <w:color w:val="000000"/>
          <w:sz w:val="24"/>
          <w:u w:val="single"/>
        </w:rPr>
        <w:t>С</w:t>
      </w:r>
      <w:proofErr w:type="gramEnd"/>
      <w:r>
        <w:rPr>
          <w:b/>
          <w:color w:val="000000"/>
          <w:sz w:val="24"/>
          <w:u w:val="single"/>
        </w:rPr>
        <w:t>оздайте рекламу нашего техникума</w:t>
      </w:r>
    </w:p>
    <w:p w:rsidR="005A0F70" w:rsidRDefault="005A0F70" w:rsidP="005A0F70">
      <w:pPr>
        <w:rPr>
          <w:b/>
          <w:color w:val="000000"/>
          <w:sz w:val="24"/>
          <w:u w:val="single"/>
          <w:lang w:val="en-US"/>
        </w:rPr>
      </w:pPr>
    </w:p>
    <w:p w:rsidR="005A0F70" w:rsidRDefault="005A0F70" w:rsidP="005A0F70">
      <w:pPr>
        <w:rPr>
          <w:b/>
          <w:color w:val="000000"/>
          <w:sz w:val="24"/>
          <w:u w:val="single"/>
          <w:lang w:val="en-US"/>
        </w:rPr>
      </w:pPr>
      <w:r>
        <w:rPr>
          <w:noProof/>
        </w:rPr>
        <w:drawing>
          <wp:inline distT="0" distB="0" distL="0" distR="0">
            <wp:extent cx="6115050" cy="4591050"/>
            <wp:effectExtent l="0" t="0" r="0" b="0"/>
            <wp:docPr id="2" name="Рисунок 2" descr="http://900igr.net/up/datas/131069/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://900igr.net/up/datas/131069/0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70" w:rsidRDefault="005A0F70" w:rsidP="005A0F70">
      <w:pPr>
        <w:rPr>
          <w:b/>
          <w:color w:val="000000"/>
          <w:sz w:val="24"/>
          <w:u w:val="single"/>
          <w:lang w:val="en-US"/>
        </w:rPr>
      </w:pPr>
    </w:p>
    <w:p w:rsidR="005A0F70" w:rsidRDefault="005A0F70">
      <w:pPr>
        <w:spacing w:after="200" w:line="276" w:lineRule="auto"/>
        <w:rPr>
          <w:b/>
          <w:color w:val="000000"/>
          <w:sz w:val="24"/>
          <w:u w:val="single"/>
        </w:rPr>
      </w:pPr>
      <w:r>
        <w:rPr>
          <w:b/>
          <w:color w:val="000000"/>
          <w:sz w:val="24"/>
          <w:u w:val="single"/>
        </w:rPr>
        <w:br w:type="page"/>
      </w:r>
    </w:p>
    <w:p w:rsidR="005A0F70" w:rsidRDefault="005A0F70" w:rsidP="005A0F70">
      <w:pPr>
        <w:rPr>
          <w:b/>
          <w:color w:val="000000"/>
          <w:sz w:val="24"/>
          <w:u w:val="single"/>
          <w:lang w:val="en-US"/>
        </w:rPr>
      </w:pPr>
      <w:r w:rsidRPr="00D16376">
        <w:rPr>
          <w:b/>
          <w:color w:val="000000"/>
          <w:sz w:val="24"/>
          <w:u w:val="single"/>
        </w:rPr>
        <w:t>За</w:t>
      </w:r>
      <w:r>
        <w:rPr>
          <w:b/>
          <w:color w:val="000000"/>
          <w:sz w:val="24"/>
          <w:u w:val="single"/>
        </w:rPr>
        <w:t>дание 30</w:t>
      </w:r>
    </w:p>
    <w:p w:rsidR="005A0F70" w:rsidRDefault="005A0F70" w:rsidP="005A0F70">
      <w:pPr>
        <w:rPr>
          <w:b/>
          <w:color w:val="000000"/>
          <w:sz w:val="24"/>
          <w:u w:val="single"/>
          <w:lang w:val="en-US"/>
        </w:rPr>
      </w:pPr>
    </w:p>
    <w:p w:rsidR="005A0F70" w:rsidRDefault="005A0F70" w:rsidP="005A0F70">
      <w:pPr>
        <w:rPr>
          <w:b/>
          <w:color w:val="000000"/>
          <w:sz w:val="24"/>
          <w:u w:val="single"/>
          <w:lang w:val="en-US"/>
        </w:rPr>
      </w:pPr>
      <w:r>
        <w:rPr>
          <w:noProof/>
        </w:rPr>
        <w:drawing>
          <wp:inline distT="0" distB="0" distL="0" distR="0">
            <wp:extent cx="6115050" cy="4133850"/>
            <wp:effectExtent l="0" t="0" r="0" b="0"/>
            <wp:docPr id="1" name="Рисунок 1" descr="http://ww.gimn6.ru/menu/study/21/informatika/pla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http://ww.gimn6.ru/menu/study/21/informatika/plan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70" w:rsidRPr="00170183" w:rsidRDefault="005A0F70" w:rsidP="005A0F70">
      <w:pPr>
        <w:rPr>
          <w:b/>
          <w:color w:val="000000"/>
          <w:sz w:val="24"/>
          <w:u w:val="single"/>
        </w:rPr>
      </w:pPr>
      <w:r w:rsidRPr="00D16376">
        <w:rPr>
          <w:b/>
          <w:color w:val="000000"/>
          <w:sz w:val="24"/>
          <w:u w:val="single"/>
        </w:rPr>
        <w:t>За</w:t>
      </w:r>
      <w:r>
        <w:rPr>
          <w:b/>
          <w:color w:val="000000"/>
          <w:sz w:val="24"/>
          <w:u w:val="single"/>
        </w:rPr>
        <w:t>дание 31</w:t>
      </w:r>
    </w:p>
    <w:p w:rsidR="005A0F70" w:rsidRPr="00170183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spacing w:before="120" w:after="120"/>
        <w:ind w:firstLine="709"/>
        <w:jc w:val="both"/>
        <w:rPr>
          <w:sz w:val="24"/>
          <w:szCs w:val="24"/>
        </w:rPr>
      </w:pPr>
      <w:r w:rsidRPr="00A85370">
        <w:rPr>
          <w:b/>
          <w:sz w:val="24"/>
          <w:szCs w:val="24"/>
        </w:rPr>
        <w:t>Гипертекст</w:t>
      </w:r>
      <w:r w:rsidRPr="00A85370">
        <w:rPr>
          <w:sz w:val="24"/>
          <w:szCs w:val="24"/>
        </w:rPr>
        <w:t xml:space="preserve"> – это способ организации текстовой информации, внутри которой установлены смысловые связи между её различными фрагментами (т.е. гиперсвязи).</w:t>
      </w:r>
    </w:p>
    <w:p w:rsidR="005A0F70" w:rsidRPr="00A85370" w:rsidRDefault="005A0F70" w:rsidP="005A0F70">
      <w:pPr>
        <w:spacing w:before="120" w:after="120"/>
        <w:ind w:firstLine="709"/>
        <w:jc w:val="both"/>
        <w:rPr>
          <w:sz w:val="24"/>
          <w:szCs w:val="24"/>
        </w:rPr>
      </w:pPr>
      <w:r w:rsidRPr="00A85370">
        <w:rPr>
          <w:sz w:val="24"/>
          <w:szCs w:val="24"/>
        </w:rPr>
        <w:t>Гипертекстовую информацию</w:t>
      </w:r>
      <w:r w:rsidRPr="00A85370">
        <w:rPr>
          <w:i/>
          <w:sz w:val="24"/>
          <w:szCs w:val="24"/>
        </w:rPr>
        <w:t xml:space="preserve"> </w:t>
      </w:r>
      <w:r w:rsidRPr="00A85370">
        <w:rPr>
          <w:sz w:val="24"/>
          <w:szCs w:val="24"/>
        </w:rPr>
        <w:t>можно читать в обычном порядке «листая страницы» на экране, можно перемещаясь по смысловым связям в произвольном порядке.</w:t>
      </w:r>
    </w:p>
    <w:p w:rsidR="005A0F70" w:rsidRPr="00A85370" w:rsidRDefault="005A0F70" w:rsidP="005A0F70">
      <w:pPr>
        <w:spacing w:before="120" w:after="120"/>
        <w:rPr>
          <w:b/>
          <w:sz w:val="24"/>
          <w:szCs w:val="24"/>
        </w:rPr>
      </w:pPr>
      <w:r w:rsidRPr="00A85370">
        <w:rPr>
          <w:b/>
          <w:sz w:val="24"/>
          <w:szCs w:val="24"/>
        </w:rPr>
        <w:t>Задание:</w:t>
      </w:r>
    </w:p>
    <w:p w:rsidR="005A0F70" w:rsidRPr="00A85370" w:rsidRDefault="005A0F70" w:rsidP="005A0F70">
      <w:pPr>
        <w:numPr>
          <w:ilvl w:val="0"/>
          <w:numId w:val="1"/>
        </w:numPr>
        <w:rPr>
          <w:sz w:val="24"/>
          <w:szCs w:val="24"/>
        </w:rPr>
      </w:pPr>
      <w:r w:rsidRPr="00A85370">
        <w:rPr>
          <w:sz w:val="24"/>
          <w:szCs w:val="24"/>
        </w:rPr>
        <w:t>В тексто</w:t>
      </w:r>
      <w:bookmarkStart w:id="6" w:name="Гипертекст"/>
      <w:bookmarkEnd w:id="6"/>
      <w:r w:rsidRPr="00A85370">
        <w:rPr>
          <w:sz w:val="24"/>
          <w:szCs w:val="24"/>
        </w:rPr>
        <w:t xml:space="preserve">вом редакторе </w:t>
      </w:r>
      <w:r w:rsidRPr="00A85370">
        <w:rPr>
          <w:sz w:val="24"/>
          <w:szCs w:val="24"/>
          <w:lang w:val="en-US"/>
        </w:rPr>
        <w:t>Microsoft</w:t>
      </w:r>
      <w:r w:rsidRPr="00A85370">
        <w:rPr>
          <w:sz w:val="24"/>
          <w:szCs w:val="24"/>
        </w:rPr>
        <w:t xml:space="preserve"> </w:t>
      </w:r>
      <w:r w:rsidRPr="00A85370">
        <w:rPr>
          <w:sz w:val="24"/>
          <w:szCs w:val="24"/>
          <w:lang w:val="en-US"/>
        </w:rPr>
        <w:t>Word</w:t>
      </w:r>
      <w:r w:rsidRPr="00A85370">
        <w:rPr>
          <w:sz w:val="24"/>
          <w:szCs w:val="24"/>
        </w:rPr>
        <w:t>, создайте 5 страниц документа со следующим содержанием:</w:t>
      </w:r>
    </w:p>
    <w:tbl>
      <w:tblPr>
        <w:tblW w:w="10206" w:type="dxa"/>
        <w:tblInd w:w="-8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9"/>
        <w:gridCol w:w="249"/>
        <w:gridCol w:w="2303"/>
        <w:gridCol w:w="276"/>
        <w:gridCol w:w="1552"/>
        <w:gridCol w:w="282"/>
        <w:gridCol w:w="1557"/>
        <w:gridCol w:w="283"/>
        <w:gridCol w:w="2005"/>
      </w:tblGrid>
      <w:tr w:rsidR="005A0F70" w:rsidRPr="00A85370" w:rsidTr="005A0F70">
        <w:tc>
          <w:tcPr>
            <w:tcW w:w="1699" w:type="dxa"/>
            <w:tcBorders>
              <w:top w:val="nil"/>
              <w:left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  <w:rPr>
                <w:sz w:val="26"/>
                <w:szCs w:val="26"/>
              </w:rPr>
            </w:pPr>
            <w:r w:rsidRPr="00A85370">
              <w:rPr>
                <w:sz w:val="26"/>
                <w:szCs w:val="26"/>
              </w:rPr>
              <w:t>1 страница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</w:pPr>
          </w:p>
        </w:tc>
        <w:tc>
          <w:tcPr>
            <w:tcW w:w="2303" w:type="dxa"/>
            <w:tcBorders>
              <w:top w:val="nil"/>
              <w:left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  <w:rPr>
                <w:sz w:val="26"/>
                <w:szCs w:val="26"/>
              </w:rPr>
            </w:pPr>
            <w:r w:rsidRPr="00A85370">
              <w:rPr>
                <w:sz w:val="26"/>
                <w:szCs w:val="26"/>
              </w:rPr>
              <w:t>2 страница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</w:pP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  <w:rPr>
                <w:sz w:val="26"/>
                <w:szCs w:val="26"/>
              </w:rPr>
            </w:pPr>
            <w:r w:rsidRPr="00A85370">
              <w:rPr>
                <w:sz w:val="26"/>
                <w:szCs w:val="26"/>
              </w:rPr>
              <w:t>3 страница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</w:pPr>
          </w:p>
        </w:tc>
        <w:tc>
          <w:tcPr>
            <w:tcW w:w="1557" w:type="dxa"/>
            <w:tcBorders>
              <w:top w:val="nil"/>
              <w:left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  <w:rPr>
                <w:sz w:val="26"/>
                <w:szCs w:val="26"/>
              </w:rPr>
            </w:pPr>
            <w:r w:rsidRPr="00A85370">
              <w:rPr>
                <w:sz w:val="26"/>
                <w:szCs w:val="26"/>
              </w:rPr>
              <w:t>4 страница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</w:pPr>
          </w:p>
        </w:tc>
        <w:tc>
          <w:tcPr>
            <w:tcW w:w="2005" w:type="dxa"/>
            <w:tcBorders>
              <w:top w:val="nil"/>
              <w:left w:val="nil"/>
              <w:right w:val="nil"/>
            </w:tcBorders>
          </w:tcPr>
          <w:p w:rsidR="005A0F70" w:rsidRPr="00A85370" w:rsidRDefault="005A0F70" w:rsidP="008B5894">
            <w:pPr>
              <w:spacing w:before="120" w:after="120"/>
              <w:jc w:val="center"/>
              <w:rPr>
                <w:sz w:val="26"/>
                <w:szCs w:val="26"/>
              </w:rPr>
            </w:pPr>
            <w:r w:rsidRPr="00A85370">
              <w:rPr>
                <w:sz w:val="26"/>
                <w:szCs w:val="26"/>
              </w:rPr>
              <w:t>5 страница</w:t>
            </w:r>
          </w:p>
        </w:tc>
      </w:tr>
      <w:tr w:rsidR="005A0F70" w:rsidRPr="00A85370" w:rsidTr="005A0F70">
        <w:trPr>
          <w:trHeight w:val="3079"/>
        </w:trPr>
        <w:tc>
          <w:tcPr>
            <w:tcW w:w="1699" w:type="dxa"/>
          </w:tcPr>
          <w:p w:rsidR="005A0F70" w:rsidRPr="00A85370" w:rsidRDefault="005A0F70" w:rsidP="008B5894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 w:rsidRPr="00A85370">
              <w:rPr>
                <w:b/>
                <w:sz w:val="24"/>
                <w:szCs w:val="24"/>
              </w:rPr>
              <w:t>Устройство компьютера</w:t>
            </w:r>
          </w:p>
          <w:p w:rsidR="005A0F70" w:rsidRPr="00A85370" w:rsidRDefault="005A0F70" w:rsidP="008B5894">
            <w:pPr>
              <w:rPr>
                <w:sz w:val="24"/>
                <w:szCs w:val="24"/>
              </w:rPr>
            </w:pPr>
            <w:r w:rsidRPr="00A85370">
              <w:rPr>
                <w:sz w:val="24"/>
                <w:szCs w:val="24"/>
              </w:rPr>
              <w:t>1. Схема</w:t>
            </w:r>
          </w:p>
          <w:p w:rsidR="005A0F70" w:rsidRPr="00A85370" w:rsidRDefault="005A0F70" w:rsidP="008B5894">
            <w:pPr>
              <w:rPr>
                <w:sz w:val="24"/>
                <w:szCs w:val="24"/>
              </w:rPr>
            </w:pPr>
            <w:r w:rsidRPr="00A85370">
              <w:rPr>
                <w:sz w:val="24"/>
                <w:szCs w:val="24"/>
              </w:rPr>
              <w:t>2. Память</w:t>
            </w:r>
          </w:p>
          <w:p w:rsidR="005A0F70" w:rsidRPr="00A85370" w:rsidRDefault="005A0F70" w:rsidP="008B5894">
            <w:pPr>
              <w:rPr>
                <w:sz w:val="24"/>
                <w:szCs w:val="24"/>
              </w:rPr>
            </w:pPr>
            <w:r w:rsidRPr="00A85370">
              <w:rPr>
                <w:sz w:val="24"/>
                <w:szCs w:val="24"/>
              </w:rPr>
              <w:t>3. Процессор</w:t>
            </w:r>
          </w:p>
          <w:p w:rsidR="005A0F70" w:rsidRPr="00A85370" w:rsidRDefault="005A0F70" w:rsidP="008B5894">
            <w:pPr>
              <w:rPr>
                <w:sz w:val="26"/>
                <w:szCs w:val="26"/>
              </w:rPr>
            </w:pPr>
            <w:r w:rsidRPr="00A85370">
              <w:rPr>
                <w:sz w:val="24"/>
                <w:szCs w:val="24"/>
              </w:rPr>
              <w:t>4. Устройства ввода/вывода</w:t>
            </w:r>
          </w:p>
        </w:tc>
        <w:tc>
          <w:tcPr>
            <w:tcW w:w="249" w:type="dxa"/>
            <w:tcBorders>
              <w:top w:val="nil"/>
              <w:bottom w:val="nil"/>
            </w:tcBorders>
          </w:tcPr>
          <w:p w:rsidR="005A0F70" w:rsidRPr="00A85370" w:rsidRDefault="005A0F70" w:rsidP="008B5894">
            <w:pPr>
              <w:jc w:val="center"/>
            </w:pPr>
          </w:p>
        </w:tc>
        <w:tc>
          <w:tcPr>
            <w:tcW w:w="2303" w:type="dxa"/>
          </w:tcPr>
          <w:p w:rsidR="005A0F70" w:rsidRPr="00A85370" w:rsidRDefault="005A0F70" w:rsidP="008B5894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3B66F2B" wp14:editId="48D3A461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338455</wp:posOffset>
                      </wp:positionV>
                      <wp:extent cx="1327785" cy="1456690"/>
                      <wp:effectExtent l="8890" t="5080" r="6350" b="5080"/>
                      <wp:wrapNone/>
                      <wp:docPr id="6" name="Группа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27785" cy="1456690"/>
                                <a:chOff x="2930" y="9564"/>
                                <a:chExt cx="2373" cy="2160"/>
                              </a:xfrm>
                            </wpg:grpSpPr>
                            <wps:wsp>
                              <wps:cNvPr id="7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3" y="9578"/>
                                  <a:ext cx="1094" cy="5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33D3" w:rsidRPr="00783D9E" w:rsidRDefault="00EB33D3" w:rsidP="005A0F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783D9E">
                                      <w:rPr>
                                        <w:sz w:val="16"/>
                                        <w:szCs w:val="16"/>
                                      </w:rPr>
                                      <w:t>память</w:t>
                                    </w:r>
                                  </w:p>
                                </w:txbxContent>
                              </wps:txbx>
                              <wps:bodyPr rot="0" vert="horz" wrap="square" lIns="18000" tIns="36000" rIns="18000" bIns="36000" anchor="t" anchorCtr="0" upright="1">
                                <a:noAutofit/>
                              </wps:bodyPr>
                            </wps:wsp>
                            <wps:wsp>
                              <wps:cNvPr id="8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30" y="9564"/>
                                  <a:ext cx="1076" cy="5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33D3" w:rsidRDefault="00EB33D3" w:rsidP="005A0F70">
                                    <w:pPr>
                                      <w:jc w:val="center"/>
                                    </w:pPr>
                                    <w:r w:rsidRPr="00783D9E">
                                      <w:rPr>
                                        <w:sz w:val="16"/>
                                        <w:szCs w:val="16"/>
                                      </w:rPr>
                                      <w:t>процессор</w:t>
                                    </w:r>
                                  </w:p>
                                </w:txbxContent>
                              </wps:txbx>
                              <wps:bodyPr rot="0" vert="horz" wrap="square" lIns="18000" tIns="36000" rIns="18000" bIns="36000" anchor="t" anchorCtr="0" upright="1">
                                <a:noAutofit/>
                              </wps:bodyPr>
                            </wps:wsp>
                            <wps:wsp>
                              <wps:cNvPr id="9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47" y="10471"/>
                                  <a:ext cx="2356" cy="3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33D3" w:rsidRPr="00783D9E" w:rsidRDefault="00EB33D3" w:rsidP="005A0F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783D9E">
                                      <w:rPr>
                                        <w:sz w:val="16"/>
                                        <w:szCs w:val="16"/>
                                      </w:rPr>
                                      <w:t>магистраль</w:t>
                                    </w:r>
                                  </w:p>
                                </w:txbxContent>
                              </wps:txbx>
                              <wps:bodyPr rot="0" vert="horz" wrap="square" lIns="18000" tIns="36000" rIns="18000" bIns="36000" anchor="t" anchorCtr="0" upright="1">
                                <a:noAutofit/>
                              </wps:bodyPr>
                            </wps:wsp>
                            <wps:wsp>
                              <wps:cNvPr id="10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47" y="11191"/>
                                  <a:ext cx="1076" cy="5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33D3" w:rsidRPr="00783D9E" w:rsidRDefault="00EB33D3" w:rsidP="005A0F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783D9E">
                                      <w:rPr>
                                        <w:sz w:val="16"/>
                                        <w:szCs w:val="16"/>
                                      </w:rPr>
                                      <w:t>устр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о</w:t>
                                    </w:r>
                                    <w:r w:rsidRPr="00783D9E">
                                      <w:rPr>
                                        <w:sz w:val="16"/>
                                        <w:szCs w:val="16"/>
                                      </w:rPr>
                                      <w:t>йства ввода</w:t>
                                    </w:r>
                                  </w:p>
                                </w:txbxContent>
                              </wps:txbx>
                              <wps:bodyPr rot="0" vert="horz" wrap="square" lIns="18000" tIns="36000" rIns="18000" bIns="36000" anchor="t" anchorCtr="0" upright="1">
                                <a:noAutofit/>
                              </wps:bodyPr>
                            </wps:wsp>
                            <wps:wsp>
                              <wps:cNvPr id="1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07" y="11191"/>
                                  <a:ext cx="1076" cy="5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33D3" w:rsidRPr="00783D9E" w:rsidRDefault="00EB33D3" w:rsidP="005A0F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783D9E">
                                      <w:rPr>
                                        <w:sz w:val="16"/>
                                        <w:szCs w:val="16"/>
                                      </w:rPr>
                                      <w:t>устр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о</w:t>
                                    </w:r>
                                    <w:r w:rsidRPr="00783D9E">
                                      <w:rPr>
                                        <w:sz w:val="16"/>
                                        <w:szCs w:val="16"/>
                                      </w:rPr>
                                      <w:t>йства в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ы</w:t>
                                    </w:r>
                                    <w:r w:rsidRPr="00783D9E">
                                      <w:rPr>
                                        <w:sz w:val="16"/>
                                        <w:szCs w:val="16"/>
                                      </w:rPr>
                                      <w:t>вода</w:t>
                                    </w:r>
                                  </w:p>
                                </w:txbxContent>
                              </wps:txbx>
                              <wps:bodyPr rot="0" vert="horz" wrap="square" lIns="18000" tIns="36000" rIns="18000" bIns="36000" anchor="t" anchorCtr="0" upright="1">
                                <a:noAutofit/>
                              </wps:bodyPr>
                            </wps:wsp>
                            <wps:wsp>
                              <wps:cNvPr id="12" name="Line 20"/>
                              <wps:cNvCnPr/>
                              <wps:spPr bwMode="auto">
                                <a:xfrm flipH="1">
                                  <a:off x="3307" y="10118"/>
                                  <a:ext cx="1" cy="35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Line 21"/>
                              <wps:cNvCnPr/>
                              <wps:spPr bwMode="auto">
                                <a:xfrm flipH="1">
                                  <a:off x="4567" y="10118"/>
                                  <a:ext cx="1" cy="35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Line 22"/>
                              <wps:cNvCnPr/>
                              <wps:spPr bwMode="auto">
                                <a:xfrm flipH="1">
                                  <a:off x="3306" y="10838"/>
                                  <a:ext cx="2" cy="34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Line 23"/>
                              <wps:cNvCnPr/>
                              <wps:spPr bwMode="auto">
                                <a:xfrm flipH="1">
                                  <a:off x="4567" y="10838"/>
                                  <a:ext cx="1" cy="35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24"/>
                              <wps:cNvCnPr/>
                              <wps:spPr bwMode="auto">
                                <a:xfrm flipV="1">
                                  <a:off x="3487" y="10831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25"/>
                              <wps:cNvCnPr/>
                              <wps:spPr bwMode="auto">
                                <a:xfrm flipV="1">
                                  <a:off x="3487" y="10111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26"/>
                              <wps:cNvCnPr/>
                              <wps:spPr bwMode="auto">
                                <a:xfrm flipV="1">
                                  <a:off x="4747" y="10111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6" o:spid="_x0000_s1026" style="position:absolute;left:0;text-align:left;margin-left:-2.75pt;margin-top:26.65pt;width:104.55pt;height:114.7pt;z-index:251671552" coordorigin="2930,9564" coordsize="2373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">
                      <v:rect id="Rectangle 15" o:spid="_x0000_s1027" style="position:absolute;left:4193;top:9578;width:1094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yvYL8A&#10;AADaAAAADwAAAGRycy9kb3ducmV2LnhtbESPQYvCMBSE74L/ITxhb5oqaEs1iggLXjysetjjo3nb&#10;FJuXkmTb+u/NwoLHYWa+YXaH0baiJx8axwqWiwwEceV0w7WC++1zXoAIEVlj65gUPCnAYT+d7LDU&#10;buAv6q+xFgnCoUQFJsaulDJUhiyGheuIk/fjvMWYpK+l9jgkuG3lKss20mLDacFgRydD1eP6axW4&#10;wJQPRa+LfFhKc1l7+914pT5m43ELItIY3+H/9lkryOHvSroBcv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7K9gvwAAANoAAAAPAAAAAAAAAAAAAAAAAJgCAABkcnMvZG93bnJl&#10;di54bWxQSwUGAAAAAAQABAD1AAAAhAMAAAAA&#10;">
                        <v:textbox inset=".5mm,1mm,.5mm,1mm">
                          <w:txbxContent>
                            <w:p w:rsidR="00EB33D3" w:rsidRPr="00783D9E" w:rsidRDefault="00EB33D3" w:rsidP="005A0F7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83D9E">
                                <w:rPr>
                                  <w:sz w:val="16"/>
                                  <w:szCs w:val="16"/>
                                </w:rPr>
                                <w:t>память</w:t>
                              </w:r>
                            </w:p>
                          </w:txbxContent>
                        </v:textbox>
                      </v:rect>
                      <v:rect id="Rectangle 16" o:spid="_x0000_s1028" style="position:absolute;left:2930;top:9564;width:1076;height: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M7Er0A&#10;AADaAAAADwAAAGRycy9kb3ducmV2LnhtbERPTYvCMBC9L+x/CLPgbU0VXEs1LYsgePGg68Hj0IxN&#10;2WZSktjWf28OgsfH+95Wk+3EQD60jhUs5hkI4trplhsFl7/9dw4iRGSNnWNS8KAAVfn5scVCu5FP&#10;NJxjI1IIhwIVmBj7QspQG7IY5q4nTtzNeYsxQd9I7XFM4baTyyz7kRZbTg0Ge9oZqv/Pd6vABab1&#10;mA86X48LaY4rb6+tV2r2Nf1uQESa4lv8ch+0grQ1XUk3QJZ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nM7Er0AAADaAAAADwAAAAAAAAAAAAAAAACYAgAAZHJzL2Rvd25yZXYu&#10;eG1sUEsFBgAAAAAEAAQA9QAAAIIDAAAAAA==&#10;">
                        <v:textbox inset=".5mm,1mm,.5mm,1mm">
                          <w:txbxContent>
                            <w:p w:rsidR="00EB33D3" w:rsidRDefault="00EB33D3" w:rsidP="005A0F70">
                              <w:pPr>
                                <w:jc w:val="center"/>
                              </w:pPr>
                              <w:r w:rsidRPr="00783D9E">
                                <w:rPr>
                                  <w:sz w:val="16"/>
                                  <w:szCs w:val="16"/>
                                </w:rPr>
                                <w:t>процессор</w:t>
                              </w:r>
                            </w:p>
                          </w:txbxContent>
                        </v:textbox>
                      </v:rect>
                      <v:rect id="Rectangle 17" o:spid="_x0000_s1029" style="position:absolute;left:2947;top:10471;width:2356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+eicEA&#10;AADaAAAADwAAAGRycy9kb3ducmV2LnhtbESPwWrDMBBE74X8g9hAb43sQhvHiRJCoZBLD3VzyHGx&#10;NpaJtTKSajl/XxUKPQ4z84bZHWY7iIl86B0rKFcFCOLW6Z47Beev96cKRIjIGgfHpOBOAQ77xcMO&#10;a+0Sf9LUxE5kCIcaFZgYx1rK0BqyGFZuJM7e1XmLMUvfSe0xZbgd5HNRvEqLPecFgyO9GWpvzbdV&#10;4ALTOlWTrtaplObjxdtL75V6XM7HLYhIc/wP/7VPWsEGfq/kGy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/nonBAAAA2gAAAA8AAAAAAAAAAAAAAAAAmAIAAGRycy9kb3du&#10;cmV2LnhtbFBLBQYAAAAABAAEAPUAAACGAwAAAAA=&#10;">
                        <v:textbox inset=".5mm,1mm,.5mm,1mm">
                          <w:txbxContent>
                            <w:p w:rsidR="00EB33D3" w:rsidRPr="00783D9E" w:rsidRDefault="00EB33D3" w:rsidP="005A0F7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83D9E">
                                <w:rPr>
                                  <w:sz w:val="16"/>
                                  <w:szCs w:val="16"/>
                                </w:rPr>
                                <w:t>магистраль</w:t>
                              </w:r>
                            </w:p>
                          </w:txbxContent>
                        </v:textbox>
                      </v:rect>
                      <v:rect id="Rectangle 18" o:spid="_x0000_s1030" style="position:absolute;left:2947;top:11191;width:1076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ZgecEA&#10;AADbAAAADwAAAGRycy9kb3ducmV2LnhtbESPQWvCQBCF74X+h2UKvdWNgjVEVymC4MVDrQePQ3bM&#10;hmZnw+6axH/fOQi9zfDevPfNZjf5Tg0UUxvYwHxWgCKug225MXD5OXyUoFJGttgFJgMPSrDbvr5s&#10;sLJh5G8azrlREsKpQgMu577SOtWOPKZZ6IlFu4XoMcsaG20jjhLuO70oik/tsWVpcNjT3lH9e757&#10;AyExrcZysOVqnGt3WkZ/baMx72/T1xpUpin/m5/XRyv4Qi+/yAB6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GYHnBAAAA2wAAAA8AAAAAAAAAAAAAAAAAmAIAAGRycy9kb3du&#10;cmV2LnhtbFBLBQYAAAAABAAEAPUAAACGAwAAAAA=&#10;">
                        <v:textbox inset=".5mm,1mm,.5mm,1mm">
                          <w:txbxContent>
                            <w:p w:rsidR="00EB33D3" w:rsidRPr="00783D9E" w:rsidRDefault="00EB33D3" w:rsidP="005A0F7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83D9E">
                                <w:rPr>
                                  <w:sz w:val="16"/>
                                  <w:szCs w:val="16"/>
                                </w:rPr>
                                <w:t>устр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о</w:t>
                              </w:r>
                              <w:r w:rsidRPr="00783D9E">
                                <w:rPr>
                                  <w:sz w:val="16"/>
                                  <w:szCs w:val="16"/>
                                </w:rPr>
                                <w:t>йства ввода</w:t>
                              </w:r>
                            </w:p>
                          </w:txbxContent>
                        </v:textbox>
                      </v:rect>
                      <v:rect id="Rectangle 19" o:spid="_x0000_s1031" style="position:absolute;left:4207;top:11191;width:1076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rF4r4A&#10;AADbAAAADwAAAGRycy9kb3ducmV2LnhtbERPS4vCMBC+C/sfwgjeNO2CWrpGkQVhLx58HDwOzdiU&#10;bSYliW33328Ewdt8fM/Z7Ebbip58aBwryBcZCOLK6YZrBdfLYV6ACBFZY+uYFPxRgN32Y7LBUruB&#10;T9SfYy1SCIcSFZgYu1LKUBmyGBauI07c3XmLMUFfS+1xSOG2lZ9ZtpIWG04NBjv6NlT9nh9WgQtM&#10;66HodbEecmmOS29vjVdqNh33XyAijfEtfrl/dJqfw/OXdIDc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AKxeK+AAAA2wAAAA8AAAAAAAAAAAAAAAAAmAIAAGRycy9kb3ducmV2&#10;LnhtbFBLBQYAAAAABAAEAPUAAACDAwAAAAA=&#10;">
                        <v:textbox inset=".5mm,1mm,.5mm,1mm">
                          <w:txbxContent>
                            <w:p w:rsidR="00EB33D3" w:rsidRPr="00783D9E" w:rsidRDefault="00EB33D3" w:rsidP="005A0F7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83D9E">
                                <w:rPr>
                                  <w:sz w:val="16"/>
                                  <w:szCs w:val="16"/>
                                </w:rPr>
                                <w:t>устр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о</w:t>
                              </w:r>
                              <w:r w:rsidRPr="00783D9E">
                                <w:rPr>
                                  <w:sz w:val="16"/>
                                  <w:szCs w:val="16"/>
                                </w:rPr>
                                <w:t>йства в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ы</w:t>
                              </w:r>
                              <w:r w:rsidRPr="00783D9E">
                                <w:rPr>
                                  <w:sz w:val="16"/>
                                  <w:szCs w:val="16"/>
                                </w:rPr>
                                <w:t>вода</w:t>
                              </w:r>
                            </w:p>
                          </w:txbxContent>
                        </v:textbox>
                      </v:rect>
                      <v:line id="Line 20" o:spid="_x0000_s1032" style="position:absolute;flip:x;visibility:visible;mso-wrap-style:square" from="3307,10118" to="3308,10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GznsQAAADbAAAADwAAAGRycy9kb3ducmV2LnhtbESPT2vCQBDF7wW/wzJCL6FuVCg2dRVt&#10;FYTiwT8Hj0N2mgSzsyE71fjtXUHobYb3fm/eTOedq9WF2lB5NjAcpKCIc28rLgwcD+u3CaggyBZr&#10;z2TgRgHms97LFDPrr7yjy14KFUM4ZGigFGkyrUNeksMw8A1x1H5961Di2hbatniN4a7WozR91w4r&#10;jhdKbOirpPy8/3OxxnrL3+NxsnQ6ST5odZKfVIsxr/1u8QlKqJN/85Pe2MiN4PFLHEDP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gbOexAAAANsAAAAPAAAAAAAAAAAA&#10;AAAAAKECAABkcnMvZG93bnJldi54bWxQSwUGAAAAAAQABAD5AAAAkgMAAAAA&#10;">
                        <v:stroke endarrow="block"/>
                      </v:line>
                      <v:line id="Line 21" o:spid="_x0000_s1033" style="position:absolute;flip:x;visibility:visible;mso-wrap-style:square" from="4567,10118" to="4568,10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0WBcQAAADb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DK6/xAH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zRYFxAAAANsAAAAPAAAAAAAAAAAA&#10;AAAAAKECAABkcnMvZG93bnJldi54bWxQSwUGAAAAAAQABAD5AAAAkgMAAAAA&#10;">
                        <v:stroke endarrow="block"/>
                      </v:line>
                      <v:line id="Line 22" o:spid="_x0000_s1034" style="position:absolute;flip:x;visibility:visible;mso-wrap-style:square" from="3306,10838" to="3308,11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SOccQAAADbAAAADwAAAGRycy9kb3ducmV2LnhtbESPQWvCQBCF70L/wzIFL6FurFLa1FVq&#10;VSiIh0YPPQ7ZaRKanQ3ZUeO/dwuCtxne+968mS1616gTdaH2bGA8SkERF97WXBo47DdPr6CCIFts&#10;PJOBCwVYzB8GM8ysP/M3nXIpVQzhkKGBSqTNtA5FRQ7DyLfEUfv1nUOJa1dq2+E5hrtGP6fpi3ZY&#10;c7xQYUufFRV/+dHFGpsdryaTZOl0krzR+ke2qRZjho/9xzsooV7u5hv9ZSM3hf9f4gB6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JI5xxAAAANsAAAAPAAAAAAAAAAAA&#10;AAAAAKECAABkcnMvZG93bnJldi54bWxQSwUGAAAAAAQABAD5AAAAkgMAAAAA&#10;">
                        <v:stroke endarrow="block"/>
                      </v:line>
                      <v:line id="Line 23" o:spid="_x0000_s1035" style="position:absolute;flip:x;visibility:visible;mso-wrap-style:square" from="4567,10838" to="4568,11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gr6sQAAADbAAAADwAAAGRycy9kb3ducmV2LnhtbESPQWvCQBCF70L/wzIFL6FurFja1FVq&#10;VSiIh0YPPQ7ZaRKanQ3ZUeO/dwuCtxne+968mS1616gTdaH2bGA8SkERF97WXBo47DdPr6CCIFts&#10;PJOBCwVYzB8GM8ysP/M3nXIpVQzhkKGBSqTNtA5FRQ7DyLfEUfv1nUOJa1dq2+E5hrtGP6fpi3ZY&#10;c7xQYUufFRV/+dHFGpsdryaTZOl0krzR+ke2qRZjho/9xzsooV7u5hv9ZSM3hf9f4gB6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aCvqxAAAANsAAAAPAAAAAAAAAAAA&#10;AAAAAKECAABkcnMvZG93bnJldi54bWxQSwUGAAAAAAQABAD5AAAAkgMAAAAA&#10;">
                        <v:stroke endarrow="block"/>
                      </v:line>
                      <v:line id="Line 24" o:spid="_x0000_s1036" style="position:absolute;flip:y;visibility:visible;mso-wrap-style:square" from="3487,10831" to="3487,11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q1ncMAAADbAAAADwAAAGRycy9kb3ducmV2LnhtbESPQWvCQBCF7wX/wzJCL0E3VRCNrmJr&#10;BaH0UPXgcciOSTA7G7JTjf/eFQq9zfDe9+bNYtW5Wl2pDZVnA2/DFBRx7m3FhYHjYTuYggqCbLH2&#10;TAbuFGC17L0sMLP+xj903UuhYgiHDA2UIk2mdchLchiGviGO2tm3DiWubaFti7cY7mo9StOJdlhx&#10;vFBiQx8l5Zf9r4s1tt+8GY+Td6eTZEafJ/lKtRjz2u/Wc1BCnfyb/+idjdwEnr/EAf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6tZ3DAAAA2wAAAA8AAAAAAAAAAAAA&#10;AAAAoQIAAGRycy9kb3ducmV2LnhtbFBLBQYAAAAABAAEAPkAAACRAwAAAAA=&#10;">
                        <v:stroke endarrow="block"/>
                      </v:line>
                      <v:line id="Line 25" o:spid="_x0000_s1037" style="position:absolute;flip:y;visibility:visible;mso-wrap-style:square" from="3487,10111" to="3487,10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YQBsQAAADbAAAADwAAAGRycy9kb3ducmV2LnhtbESPQWvCQBCF70L/wzIFL6FurGDb1FVq&#10;VSiIh0YPPQ7ZaRKanQ3ZUeO/dwuCtxne+968mS1616gTdaH2bGA8SkERF97WXBo47DdPr6CCIFts&#10;PJOBCwVYzB8GM8ysP/M3nXIpVQzhkKGBSqTNtA5FRQ7DyLfEUfv1nUOJa1dq2+E5hrtGP6fpVDus&#10;OV6osKXPioq//Ohijc2OV5NJsnQ6Sd5o/SPbVIsxw8f+4x2UUC93843+spF7gf9f4gB6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9hAGxAAAANsAAAAPAAAAAAAAAAAA&#10;AAAAAKECAABkcnMvZG93bnJldi54bWxQSwUGAAAAAAQABAD5AAAAkgMAAAAA&#10;">
                        <v:stroke endarrow="block"/>
                      </v:line>
                      <v:line id="Line 26" o:spid="_x0000_s1038" style="position:absolute;flip:y;visibility:visible;mso-wrap-style:square" from="4747,10111" to="4747,10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EdMQAAADbAAAADwAAAGRycy9kb3ducmV2LnhtbESPQWvCQBCF7wX/wzIFL6FurFBs6ira&#10;Kgilh2oPPQ7ZaRKanQ3ZqcZ/7xyE3uYx73vzZrEaQmtO1KcmsoPpJAdDXEbfcOXg67h7mINJguyx&#10;jUwOLpRgtRzdLbDw8cyfdDpIZTSEU4EOapGusDaVNQVMk9gR6+4n9gFFZV9Z3+NZw0NrH/P8yQZs&#10;WC/U2NFrTeXv4S9ojd0Hv81m2SbYLHum7be851acG98P6xcwQoP8m2/03iunZfUXHc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YR0xAAAANsAAAAPAAAAAAAAAAAA&#10;AAAAAKECAABkcnMvZG93bnJldi54bWxQSwUGAAAAAAQABAD5AAAAkgMAAAAA&#10;">
                        <v:stroke endarrow="block"/>
                      </v:line>
                    </v:group>
                  </w:pict>
                </mc:Fallback>
              </mc:AlternateContent>
            </w:r>
            <w:r>
              <w:rPr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A55FC52" wp14:editId="4FBDC2E2">
                      <wp:simplePos x="0" y="0"/>
                      <wp:positionH relativeFrom="column">
                        <wp:posOffset>1153160</wp:posOffset>
                      </wp:positionH>
                      <wp:positionV relativeFrom="paragraph">
                        <wp:posOffset>1087120</wp:posOffset>
                      </wp:positionV>
                      <wp:extent cx="0" cy="228600"/>
                      <wp:effectExtent l="53975" t="20320" r="60325" b="8255"/>
                      <wp:wrapNone/>
                      <wp:docPr id="5" name="Прямая соединительная линия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28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.8pt,85.6pt" to="90.8pt,10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">
                      <v:stroke endarrow="block"/>
                    </v:line>
                  </w:pict>
                </mc:Fallback>
              </mc:AlternateContent>
            </w:r>
            <w:r w:rsidRPr="00A85370">
              <w:rPr>
                <w:b/>
                <w:sz w:val="24"/>
                <w:szCs w:val="24"/>
              </w:rPr>
              <w:t>Схема</w:t>
            </w:r>
          </w:p>
        </w:tc>
        <w:tc>
          <w:tcPr>
            <w:tcW w:w="276" w:type="dxa"/>
            <w:tcBorders>
              <w:top w:val="nil"/>
              <w:bottom w:val="nil"/>
            </w:tcBorders>
          </w:tcPr>
          <w:p w:rsidR="005A0F70" w:rsidRPr="00A85370" w:rsidRDefault="005A0F70" w:rsidP="008B5894">
            <w:pPr>
              <w:jc w:val="center"/>
            </w:pPr>
          </w:p>
        </w:tc>
        <w:tc>
          <w:tcPr>
            <w:tcW w:w="1552" w:type="dxa"/>
          </w:tcPr>
          <w:p w:rsidR="005A0F70" w:rsidRPr="00A85370" w:rsidRDefault="005A0F70" w:rsidP="008B5894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 w:rsidRPr="00A85370">
              <w:rPr>
                <w:b/>
                <w:sz w:val="24"/>
                <w:szCs w:val="24"/>
              </w:rPr>
              <w:t>Память</w:t>
            </w:r>
          </w:p>
          <w:p w:rsidR="005A0F70" w:rsidRPr="00A85370" w:rsidRDefault="005A0F70" w:rsidP="008B5894">
            <w:pPr>
              <w:rPr>
                <w:sz w:val="24"/>
                <w:szCs w:val="24"/>
              </w:rPr>
            </w:pPr>
            <w:r w:rsidRPr="00A85370">
              <w:rPr>
                <w:sz w:val="24"/>
                <w:szCs w:val="24"/>
              </w:rPr>
              <w:t>Внутренняя</w:t>
            </w:r>
          </w:p>
          <w:p w:rsidR="005A0F70" w:rsidRPr="00A85370" w:rsidRDefault="005A0F70" w:rsidP="008B5894">
            <w:pPr>
              <w:rPr>
                <w:sz w:val="24"/>
                <w:szCs w:val="24"/>
              </w:rPr>
            </w:pPr>
            <w:r w:rsidRPr="00A85370">
              <w:rPr>
                <w:sz w:val="24"/>
                <w:szCs w:val="24"/>
              </w:rPr>
              <w:t>Внешняя</w:t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3DEA43EC" wp14:editId="5F3C9D2F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220980</wp:posOffset>
                  </wp:positionV>
                  <wp:extent cx="809625" cy="609600"/>
                  <wp:effectExtent l="0" t="0" r="0" b="0"/>
                  <wp:wrapNone/>
                  <wp:docPr id="4" name="Рисунок 4" descr="cxe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xema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  <w:tcBorders>
              <w:top w:val="nil"/>
              <w:bottom w:val="nil"/>
            </w:tcBorders>
          </w:tcPr>
          <w:p w:rsidR="005A0F70" w:rsidRPr="00A85370" w:rsidRDefault="005A0F70" w:rsidP="008B5894">
            <w:pPr>
              <w:jc w:val="center"/>
            </w:pPr>
          </w:p>
        </w:tc>
        <w:tc>
          <w:tcPr>
            <w:tcW w:w="1557" w:type="dxa"/>
          </w:tcPr>
          <w:p w:rsidR="005A0F70" w:rsidRPr="00A85370" w:rsidRDefault="005A0F70" w:rsidP="008B5894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 w:rsidRPr="00A85370">
              <w:rPr>
                <w:b/>
                <w:sz w:val="24"/>
                <w:szCs w:val="24"/>
              </w:rPr>
              <w:t>Процессор</w:t>
            </w:r>
          </w:p>
          <w:p w:rsidR="005A0F70" w:rsidRPr="00A85370" w:rsidRDefault="005A0F70" w:rsidP="008B5894">
            <w:pPr>
              <w:rPr>
                <w:sz w:val="24"/>
                <w:szCs w:val="24"/>
              </w:rPr>
            </w:pPr>
            <w:r w:rsidRPr="00A85370">
              <w:rPr>
                <w:sz w:val="26"/>
                <w:szCs w:val="26"/>
              </w:rPr>
              <w:t>1</w:t>
            </w:r>
            <w:r w:rsidRPr="00A85370">
              <w:rPr>
                <w:sz w:val="24"/>
                <w:szCs w:val="24"/>
              </w:rPr>
              <w:t>. АЛУ</w:t>
            </w:r>
          </w:p>
          <w:p w:rsidR="005A0F70" w:rsidRPr="00A85370" w:rsidRDefault="005A0F70" w:rsidP="008B5894">
            <w:pPr>
              <w:rPr>
                <w:sz w:val="24"/>
                <w:szCs w:val="24"/>
              </w:rPr>
            </w:pPr>
            <w:r w:rsidRPr="00A85370">
              <w:rPr>
                <w:sz w:val="24"/>
                <w:szCs w:val="24"/>
              </w:rPr>
              <w:t>2. УУ</w:t>
            </w:r>
          </w:p>
          <w:p w:rsidR="005A0F70" w:rsidRPr="00A85370" w:rsidRDefault="005A0F70" w:rsidP="008B5894">
            <w:pPr>
              <w:rPr>
                <w:sz w:val="26"/>
                <w:szCs w:val="26"/>
              </w:rPr>
            </w:pPr>
            <w:r w:rsidRPr="00A85370">
              <w:rPr>
                <w:sz w:val="24"/>
                <w:szCs w:val="24"/>
              </w:rPr>
              <w:t>3. Набор регистров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5A0F70" w:rsidRPr="00A85370" w:rsidRDefault="005A0F70" w:rsidP="008B5894">
            <w:pPr>
              <w:jc w:val="center"/>
            </w:pPr>
          </w:p>
        </w:tc>
        <w:tc>
          <w:tcPr>
            <w:tcW w:w="2005" w:type="dxa"/>
          </w:tcPr>
          <w:p w:rsidR="005A0F70" w:rsidRPr="00A85370" w:rsidRDefault="005A0F70" w:rsidP="008B5894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 w:rsidRPr="00A85370">
              <w:rPr>
                <w:b/>
                <w:sz w:val="24"/>
                <w:szCs w:val="24"/>
              </w:rPr>
              <w:t xml:space="preserve">Устройства </w:t>
            </w:r>
          </w:p>
          <w:tbl>
            <w:tblPr>
              <w:tblW w:w="0" w:type="auto"/>
              <w:jc w:val="center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tblCellMar>
                <w:left w:w="57" w:type="dxa"/>
                <w:right w:w="57" w:type="dxa"/>
              </w:tblCellMar>
              <w:tblLook w:val="01E0" w:firstRow="1" w:lastRow="1" w:firstColumn="1" w:lastColumn="1" w:noHBand="0" w:noVBand="0"/>
            </w:tblPr>
            <w:tblGrid>
              <w:gridCol w:w="876"/>
              <w:gridCol w:w="883"/>
            </w:tblGrid>
            <w:tr w:rsidR="005A0F70" w:rsidRPr="00A85370" w:rsidTr="008B5894">
              <w:trPr>
                <w:trHeight w:val="555"/>
                <w:jc w:val="center"/>
              </w:trPr>
              <w:tc>
                <w:tcPr>
                  <w:tcW w:w="0" w:type="auto"/>
                  <w:shd w:val="clear" w:color="auto" w:fill="E0E0E0"/>
                  <w:vAlign w:val="center"/>
                </w:tcPr>
                <w:p w:rsidR="005A0F70" w:rsidRPr="00A85370" w:rsidRDefault="005A0F70" w:rsidP="008B5894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A85370">
                    <w:rPr>
                      <w:b/>
                      <w:sz w:val="22"/>
                      <w:szCs w:val="22"/>
                    </w:rPr>
                    <w:t>Ввода</w:t>
                  </w:r>
                </w:p>
              </w:tc>
              <w:tc>
                <w:tcPr>
                  <w:tcW w:w="0" w:type="auto"/>
                  <w:shd w:val="clear" w:color="auto" w:fill="E0E0E0"/>
                  <w:vAlign w:val="center"/>
                </w:tcPr>
                <w:p w:rsidR="005A0F70" w:rsidRPr="00A85370" w:rsidRDefault="005A0F70" w:rsidP="008B5894">
                  <w:pPr>
                    <w:jc w:val="center"/>
                    <w:rPr>
                      <w:sz w:val="26"/>
                      <w:szCs w:val="26"/>
                    </w:rPr>
                  </w:pPr>
                  <w:r w:rsidRPr="00A85370">
                    <w:rPr>
                      <w:b/>
                      <w:sz w:val="22"/>
                      <w:szCs w:val="22"/>
                    </w:rPr>
                    <w:t>Вывода</w:t>
                  </w:r>
                </w:p>
              </w:tc>
            </w:tr>
            <w:tr w:rsidR="005A0F70" w:rsidRPr="00A85370" w:rsidTr="008B5894">
              <w:trPr>
                <w:trHeight w:val="570"/>
                <w:jc w:val="center"/>
              </w:trPr>
              <w:tc>
                <w:tcPr>
                  <w:tcW w:w="0" w:type="auto"/>
                  <w:vAlign w:val="center"/>
                </w:tcPr>
                <w:p w:rsidR="005A0F70" w:rsidRPr="00A85370" w:rsidRDefault="005A0F70" w:rsidP="008B5894">
                  <w:pPr>
                    <w:jc w:val="center"/>
                    <w:rPr>
                      <w:sz w:val="16"/>
                      <w:szCs w:val="16"/>
                    </w:rPr>
                  </w:pPr>
                  <w:r w:rsidRPr="00A85370">
                    <w:rPr>
                      <w:sz w:val="16"/>
                      <w:szCs w:val="16"/>
                    </w:rPr>
                    <w:t>мышь</w:t>
                  </w:r>
                </w:p>
                <w:p w:rsidR="005A0F70" w:rsidRPr="00A85370" w:rsidRDefault="005A0F70" w:rsidP="008B5894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5A0F70" w:rsidRPr="00A85370" w:rsidRDefault="005A0F70" w:rsidP="008B5894">
                  <w:pPr>
                    <w:jc w:val="center"/>
                    <w:rPr>
                      <w:sz w:val="16"/>
                      <w:szCs w:val="16"/>
                    </w:rPr>
                  </w:pPr>
                  <w:r w:rsidRPr="00A85370">
                    <w:rPr>
                      <w:sz w:val="16"/>
                      <w:szCs w:val="16"/>
                    </w:rPr>
                    <w:t>монитор</w:t>
                  </w:r>
                </w:p>
                <w:p w:rsidR="005A0F70" w:rsidRPr="00A85370" w:rsidRDefault="005A0F70" w:rsidP="008B5894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</w:p>
              </w:tc>
            </w:tr>
            <w:tr w:rsidR="005A0F70" w:rsidRPr="00A85370" w:rsidTr="008B5894">
              <w:trPr>
                <w:trHeight w:val="570"/>
                <w:jc w:val="center"/>
              </w:trPr>
              <w:tc>
                <w:tcPr>
                  <w:tcW w:w="0" w:type="auto"/>
                  <w:vAlign w:val="center"/>
                </w:tcPr>
                <w:p w:rsidR="005A0F70" w:rsidRPr="00A85370" w:rsidRDefault="005A0F70" w:rsidP="008B5894">
                  <w:pPr>
                    <w:jc w:val="center"/>
                    <w:rPr>
                      <w:sz w:val="16"/>
                      <w:szCs w:val="16"/>
                    </w:rPr>
                  </w:pPr>
                  <w:r w:rsidRPr="00A85370">
                    <w:rPr>
                      <w:sz w:val="16"/>
                      <w:szCs w:val="16"/>
                    </w:rPr>
                    <w:t>клавиатура</w:t>
                  </w:r>
                </w:p>
                <w:p w:rsidR="005A0F70" w:rsidRPr="00A85370" w:rsidRDefault="005A0F70" w:rsidP="008B5894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5A0F70" w:rsidRPr="00A85370" w:rsidRDefault="005A0F70" w:rsidP="008B5894">
                  <w:pPr>
                    <w:jc w:val="center"/>
                    <w:rPr>
                      <w:sz w:val="16"/>
                      <w:szCs w:val="16"/>
                    </w:rPr>
                  </w:pPr>
                  <w:r w:rsidRPr="00A85370">
                    <w:rPr>
                      <w:sz w:val="16"/>
                      <w:szCs w:val="16"/>
                    </w:rPr>
                    <w:t>принтер</w:t>
                  </w:r>
                </w:p>
                <w:p w:rsidR="005A0F70" w:rsidRPr="00A85370" w:rsidRDefault="005A0F70" w:rsidP="008B5894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</w:p>
              </w:tc>
            </w:tr>
            <w:tr w:rsidR="005A0F70" w:rsidRPr="00A85370" w:rsidTr="008B5894">
              <w:trPr>
                <w:trHeight w:val="570"/>
                <w:jc w:val="center"/>
              </w:trPr>
              <w:tc>
                <w:tcPr>
                  <w:tcW w:w="0" w:type="auto"/>
                  <w:vAlign w:val="center"/>
                </w:tcPr>
                <w:p w:rsidR="005A0F70" w:rsidRPr="00A85370" w:rsidRDefault="005A0F70" w:rsidP="008B5894">
                  <w:pPr>
                    <w:jc w:val="center"/>
                    <w:rPr>
                      <w:sz w:val="16"/>
                      <w:szCs w:val="16"/>
                    </w:rPr>
                  </w:pPr>
                  <w:r w:rsidRPr="00A85370">
                    <w:rPr>
                      <w:sz w:val="16"/>
                      <w:szCs w:val="16"/>
                    </w:rPr>
                    <w:t>сканер</w:t>
                  </w:r>
                </w:p>
                <w:p w:rsidR="005A0F70" w:rsidRPr="00A85370" w:rsidRDefault="005A0F70" w:rsidP="008B5894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5A0F70" w:rsidRPr="00A85370" w:rsidRDefault="005A0F70" w:rsidP="008B5894">
                  <w:pPr>
                    <w:jc w:val="center"/>
                    <w:rPr>
                      <w:sz w:val="16"/>
                      <w:szCs w:val="16"/>
                    </w:rPr>
                  </w:pPr>
                  <w:r w:rsidRPr="00A85370">
                    <w:rPr>
                      <w:sz w:val="16"/>
                      <w:szCs w:val="16"/>
                    </w:rPr>
                    <w:t>колонки</w:t>
                  </w:r>
                </w:p>
                <w:p w:rsidR="005A0F70" w:rsidRPr="00A85370" w:rsidRDefault="005A0F70" w:rsidP="008B5894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</w:p>
              </w:tc>
            </w:tr>
          </w:tbl>
          <w:p w:rsidR="005A0F70" w:rsidRPr="00A85370" w:rsidRDefault="005A0F70" w:rsidP="008B5894">
            <w:pPr>
              <w:rPr>
                <w:sz w:val="26"/>
                <w:szCs w:val="26"/>
              </w:rPr>
            </w:pPr>
          </w:p>
        </w:tc>
      </w:tr>
    </w:tbl>
    <w:p w:rsidR="005A0F70" w:rsidRPr="00A85370" w:rsidRDefault="005A0F70" w:rsidP="005A0F70">
      <w:pPr>
        <w:numPr>
          <w:ilvl w:val="0"/>
          <w:numId w:val="1"/>
        </w:numPr>
        <w:spacing w:before="120" w:after="120"/>
        <w:jc w:val="both"/>
        <w:rPr>
          <w:sz w:val="24"/>
          <w:szCs w:val="24"/>
        </w:rPr>
      </w:pPr>
      <w:r w:rsidRPr="00A85370">
        <w:rPr>
          <w:sz w:val="24"/>
          <w:szCs w:val="24"/>
        </w:rPr>
        <w:t xml:space="preserve">Сделайте закладки на ключевые слова на всех страницах, кроме первой (т.е. схема, память, процессор, устройства): </w:t>
      </w:r>
    </w:p>
    <w:p w:rsidR="005A0F70" w:rsidRPr="00A85370" w:rsidRDefault="005A0F70" w:rsidP="005A0F70">
      <w:pPr>
        <w:spacing w:before="120" w:after="120"/>
        <w:ind w:left="1080"/>
        <w:jc w:val="both"/>
        <w:rPr>
          <w:sz w:val="24"/>
          <w:szCs w:val="24"/>
        </w:rPr>
      </w:pPr>
      <w:r w:rsidRPr="00A85370">
        <w:rPr>
          <w:sz w:val="24"/>
          <w:szCs w:val="24"/>
        </w:rPr>
        <w:t>Выделите необходимое слово/Вставка/Закладка</w:t>
      </w:r>
      <w:bookmarkStart w:id="7" w:name="схема"/>
      <w:bookmarkEnd w:id="7"/>
      <w:proofErr w:type="gramStart"/>
      <w:r w:rsidRPr="00A85370">
        <w:rPr>
          <w:sz w:val="24"/>
          <w:szCs w:val="24"/>
        </w:rPr>
        <w:t>/Н</w:t>
      </w:r>
      <w:proofErr w:type="gramEnd"/>
      <w:r w:rsidRPr="00A85370">
        <w:rPr>
          <w:sz w:val="24"/>
          <w:szCs w:val="24"/>
        </w:rPr>
        <w:t>апишите это слово /Добавить</w:t>
      </w:r>
      <w:bookmarkStart w:id="8" w:name="устройства"/>
      <w:bookmarkEnd w:id="8"/>
      <w:r w:rsidRPr="00A85370">
        <w:rPr>
          <w:sz w:val="24"/>
          <w:szCs w:val="24"/>
        </w:rPr>
        <w:t>.</w:t>
      </w:r>
    </w:p>
    <w:p w:rsidR="005A0F70" w:rsidRPr="00A85370" w:rsidRDefault="005A0F70" w:rsidP="005A0F70">
      <w:pPr>
        <w:numPr>
          <w:ilvl w:val="0"/>
          <w:numId w:val="1"/>
        </w:numPr>
        <w:spacing w:before="120" w:after="120"/>
        <w:jc w:val="both"/>
        <w:rPr>
          <w:sz w:val="24"/>
          <w:szCs w:val="24"/>
        </w:rPr>
      </w:pPr>
      <w:r w:rsidRPr="00A85370">
        <w:rPr>
          <w:sz w:val="24"/>
          <w:szCs w:val="24"/>
        </w:rPr>
        <w:t>Сделайте гиперссылки с 1 страницы на эти закладки:</w:t>
      </w:r>
    </w:p>
    <w:p w:rsidR="005A0F70" w:rsidRPr="00A85370" w:rsidRDefault="005A0F70" w:rsidP="005A0F70">
      <w:pPr>
        <w:spacing w:before="120" w:after="120"/>
        <w:ind w:left="720"/>
        <w:rPr>
          <w:sz w:val="24"/>
          <w:szCs w:val="24"/>
        </w:rPr>
      </w:pPr>
      <w:r w:rsidRPr="00A85370">
        <w:rPr>
          <w:sz w:val="24"/>
          <w:szCs w:val="24"/>
        </w:rPr>
        <w:t>Выделите нужное слово /Вставка/Гиперссылка</w:t>
      </w:r>
      <w:proofErr w:type="gramStart"/>
      <w:r w:rsidRPr="00A85370">
        <w:rPr>
          <w:sz w:val="24"/>
          <w:szCs w:val="24"/>
        </w:rPr>
        <w:t>/С</w:t>
      </w:r>
      <w:proofErr w:type="gramEnd"/>
      <w:r w:rsidRPr="00A85370">
        <w:rPr>
          <w:sz w:val="24"/>
          <w:szCs w:val="24"/>
        </w:rPr>
        <w:t>вязать с…/местом в документе/выберите место в документе/выберите нужную закладку.</w:t>
      </w:r>
    </w:p>
    <w:p w:rsidR="005A0F70" w:rsidRPr="00A85370" w:rsidRDefault="005A0F70" w:rsidP="005A0F70">
      <w:pPr>
        <w:numPr>
          <w:ilvl w:val="0"/>
          <w:numId w:val="1"/>
        </w:numPr>
        <w:spacing w:before="120" w:after="120"/>
        <w:jc w:val="both"/>
        <w:rPr>
          <w:sz w:val="24"/>
          <w:szCs w:val="24"/>
        </w:rPr>
      </w:pPr>
      <w:r w:rsidRPr="00A85370">
        <w:rPr>
          <w:sz w:val="24"/>
          <w:szCs w:val="24"/>
        </w:rPr>
        <w:t>Сделайте гиперссылки со 2 - 4 страниц с этих закладок на 1 страницу:</w:t>
      </w:r>
    </w:p>
    <w:p w:rsidR="005A0F70" w:rsidRPr="00A85370" w:rsidRDefault="005A0F70" w:rsidP="005A0F70">
      <w:pPr>
        <w:spacing w:before="120" w:after="120"/>
        <w:ind w:left="720" w:hanging="11"/>
        <w:rPr>
          <w:sz w:val="24"/>
          <w:szCs w:val="24"/>
        </w:rPr>
      </w:pPr>
      <w:r w:rsidRPr="00A85370">
        <w:rPr>
          <w:sz w:val="24"/>
          <w:szCs w:val="24"/>
        </w:rPr>
        <w:t>Выделите нужное слово/Вставка/Гиперссылка</w:t>
      </w:r>
      <w:proofErr w:type="gramStart"/>
      <w:r w:rsidRPr="00A85370">
        <w:rPr>
          <w:sz w:val="24"/>
          <w:szCs w:val="24"/>
        </w:rPr>
        <w:t>/С</w:t>
      </w:r>
      <w:proofErr w:type="gramEnd"/>
      <w:r w:rsidRPr="00A85370">
        <w:rPr>
          <w:sz w:val="24"/>
          <w:szCs w:val="24"/>
        </w:rPr>
        <w:t>вязать с…/местом в документе/выберите место в документе/Начало документа/Ок.</w:t>
      </w: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5A0F70" w:rsidRPr="00A85370" w:rsidRDefault="005A0F70" w:rsidP="005A0F70">
      <w:pPr>
        <w:rPr>
          <w:b/>
          <w:color w:val="000000"/>
          <w:sz w:val="24"/>
          <w:u w:val="single"/>
        </w:rPr>
      </w:pPr>
    </w:p>
    <w:p w:rsidR="00BD23EF" w:rsidRDefault="00BD23EF"/>
    <w:sectPr w:rsidR="00BD2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3D3" w:rsidRDefault="00EB33D3" w:rsidP="008B5894">
      <w:r>
        <w:separator/>
      </w:r>
    </w:p>
  </w:endnote>
  <w:endnote w:type="continuationSeparator" w:id="0">
    <w:p w:rsidR="00EB33D3" w:rsidRDefault="00EB33D3" w:rsidP="008B5894">
      <w:r>
        <w:continuationSeparator/>
      </w:r>
    </w:p>
  </w:endnote>
  <w:endnote w:type="continuationNotice" w:id="1">
    <w:p w:rsidR="00EB33D3" w:rsidRDefault="00EB33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3D3" w:rsidRDefault="00EB33D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3D3" w:rsidRDefault="00EB33D3" w:rsidP="008B5894">
      <w:r>
        <w:separator/>
      </w:r>
    </w:p>
  </w:footnote>
  <w:footnote w:type="continuationSeparator" w:id="0">
    <w:p w:rsidR="00EB33D3" w:rsidRDefault="00EB33D3" w:rsidP="008B5894">
      <w:r>
        <w:continuationSeparator/>
      </w:r>
    </w:p>
  </w:footnote>
  <w:footnote w:type="continuationNotice" w:id="1">
    <w:p w:rsidR="00EB33D3" w:rsidRDefault="00EB33D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3D3" w:rsidRDefault="00EB33D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7D4621"/>
    <w:multiLevelType w:val="hybridMultilevel"/>
    <w:tmpl w:val="4A283C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F70"/>
    <w:rsid w:val="00283ACC"/>
    <w:rsid w:val="002F73F1"/>
    <w:rsid w:val="005A0F70"/>
    <w:rsid w:val="005B1EE4"/>
    <w:rsid w:val="006F090E"/>
    <w:rsid w:val="007C0861"/>
    <w:rsid w:val="008B5894"/>
    <w:rsid w:val="00B631C0"/>
    <w:rsid w:val="00BA0AB1"/>
    <w:rsid w:val="00BD23EF"/>
    <w:rsid w:val="00E21AD6"/>
    <w:rsid w:val="00EB33D3"/>
    <w:rsid w:val="00F9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0B0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F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5A0F70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5A0F7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A0F70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8B589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B589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8B589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B589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Revision"/>
    <w:hidden/>
    <w:uiPriority w:val="99"/>
    <w:semiHidden/>
    <w:rsid w:val="008B58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F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5A0F70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5A0F7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A0F70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8B589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B589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8B589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B589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Revision"/>
    <w:hidden/>
    <w:uiPriority w:val="99"/>
    <w:semiHidden/>
    <w:rsid w:val="008B58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0EF187-67DE-4DC5-995A-CF64DC461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Студент</cp:lastModifiedBy>
  <cp:revision>2</cp:revision>
  <dcterms:created xsi:type="dcterms:W3CDTF">2021-05-24T08:16:00Z</dcterms:created>
  <dcterms:modified xsi:type="dcterms:W3CDTF">2008-12-31T22:24:00Z</dcterms:modified>
</cp:coreProperties>
</file>